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48F0A" w14:textId="77777777" w:rsidR="00533A5A" w:rsidRPr="00533A5A" w:rsidRDefault="00533A5A" w:rsidP="00533A5A">
      <w:pPr>
        <w:pBdr>
          <w:bottom w:val="single" w:sz="6" w:space="1" w:color="auto"/>
        </w:pBdr>
        <w:spacing w:after="0" w:line="240" w:lineRule="auto"/>
        <w:jc w:val="center"/>
        <w:rPr>
          <w:rFonts w:ascii="Arial" w:eastAsia="Times New Roman" w:hAnsi="Arial" w:cs="Arial"/>
          <w:vanish/>
          <w:sz w:val="16"/>
          <w:szCs w:val="16"/>
        </w:rPr>
      </w:pPr>
      <w:r w:rsidRPr="00533A5A">
        <w:rPr>
          <w:rFonts w:ascii="Arial" w:eastAsia="Times New Roman" w:hAnsi="Arial" w:cs="Arial"/>
          <w:vanish/>
          <w:sz w:val="16"/>
          <w:szCs w:val="16"/>
        </w:rPr>
        <w:t>Top of Form</w:t>
      </w:r>
    </w:p>
    <w:p w14:paraId="17A05A7C" w14:textId="77777777" w:rsidR="00533A5A" w:rsidRPr="00533A5A" w:rsidRDefault="00533A5A" w:rsidP="00533A5A">
      <w:pPr>
        <w:spacing w:line="540" w:lineRule="atLeast"/>
        <w:rPr>
          <w:rFonts w:ascii="Arial" w:eastAsia="Times New Roman" w:hAnsi="Arial" w:cs="Arial"/>
          <w:color w:val="333333"/>
          <w:sz w:val="42"/>
          <w:szCs w:val="42"/>
        </w:rPr>
      </w:pPr>
      <w:r w:rsidRPr="00533A5A">
        <w:rPr>
          <w:rFonts w:ascii="Arial" w:eastAsia="Times New Roman" w:hAnsi="Arial" w:cs="Arial"/>
          <w:color w:val="333333"/>
          <w:sz w:val="42"/>
          <w:szCs w:val="42"/>
        </w:rPr>
        <w:t>An Updated Secondary Lunar Meteoroid Ejecta Model for Engineering Design</w:t>
      </w:r>
    </w:p>
    <w:p w14:paraId="7DBC1771" w14:textId="77777777" w:rsidR="00533A5A" w:rsidRPr="00533A5A" w:rsidRDefault="00533A5A" w:rsidP="00533A5A">
      <w:pPr>
        <w:spacing w:after="0" w:line="240" w:lineRule="auto"/>
        <w:rPr>
          <w:rFonts w:ascii="PT Sans" w:eastAsia="Times New Roman" w:hAnsi="PT Sans" w:cs="Times New Roman"/>
          <w:color w:val="333333"/>
          <w:sz w:val="21"/>
          <w:szCs w:val="21"/>
        </w:rPr>
      </w:pPr>
      <w:r w:rsidRPr="00533A5A">
        <w:rPr>
          <w:rFonts w:ascii="PT Sans" w:eastAsia="Times New Roman" w:hAnsi="PT Sans" w:cs="Times New Roman"/>
          <w:noProof/>
          <w:color w:val="333333"/>
          <w:sz w:val="21"/>
          <w:szCs w:val="21"/>
        </w:rPr>
        <mc:AlternateContent>
          <mc:Choice Requires="wps">
            <w:drawing>
              <wp:inline distT="0" distB="0" distL="0" distR="0" wp14:anchorId="7411BE7F" wp14:editId="67C603EC">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697F6D"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V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DGPle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33DC466F" w14:textId="77777777" w:rsidR="00533A5A" w:rsidRPr="00533A5A" w:rsidRDefault="00533A5A" w:rsidP="00533A5A">
      <w:pPr>
        <w:spacing w:line="240" w:lineRule="auto"/>
        <w:rPr>
          <w:rFonts w:ascii="Arial" w:eastAsia="Times New Roman" w:hAnsi="Arial" w:cs="Arial"/>
          <w:color w:val="333333"/>
          <w:sz w:val="23"/>
          <w:szCs w:val="23"/>
        </w:rPr>
      </w:pPr>
      <w:r w:rsidRPr="00533A5A">
        <w:rPr>
          <w:rFonts w:ascii="Arial" w:eastAsia="Times New Roman" w:hAnsi="Arial" w:cs="Arial"/>
          <w:color w:val="333333"/>
          <w:sz w:val="23"/>
          <w:szCs w:val="23"/>
        </w:rPr>
        <w:t>Anthony M. DeStefano</w:t>
      </w:r>
    </w:p>
    <w:p w14:paraId="2486D7E2" w14:textId="77777777" w:rsidR="00533A5A" w:rsidRPr="00533A5A" w:rsidRDefault="00533A5A" w:rsidP="00533A5A">
      <w:pPr>
        <w:spacing w:line="240" w:lineRule="auto"/>
        <w:rPr>
          <w:rFonts w:ascii="Arial" w:eastAsia="Times New Roman" w:hAnsi="Arial" w:cs="Arial"/>
          <w:color w:val="333333"/>
          <w:sz w:val="19"/>
          <w:szCs w:val="19"/>
        </w:rPr>
      </w:pPr>
      <w:r w:rsidRPr="00533A5A">
        <w:rPr>
          <w:rFonts w:ascii="Arial" w:eastAsia="Times New Roman" w:hAnsi="Arial" w:cs="Arial"/>
          <w:color w:val="333333"/>
          <w:sz w:val="19"/>
          <w:szCs w:val="19"/>
        </w:rPr>
        <w:t>NASA Marshall Space Flight Center, Natural Environments Branch, Huntsville, AL 35805</w:t>
      </w:r>
    </w:p>
    <w:p w14:paraId="6414BE7C" w14:textId="77777777" w:rsidR="00533A5A" w:rsidRPr="00533A5A" w:rsidRDefault="00533A5A" w:rsidP="00533A5A">
      <w:pPr>
        <w:spacing w:after="0" w:line="240" w:lineRule="auto"/>
        <w:rPr>
          <w:rFonts w:ascii="PT Sans" w:eastAsia="Times New Roman" w:hAnsi="PT Sans" w:cs="Times New Roman"/>
          <w:color w:val="333333"/>
          <w:sz w:val="21"/>
          <w:szCs w:val="21"/>
        </w:rPr>
      </w:pPr>
      <w:r w:rsidRPr="00533A5A">
        <w:rPr>
          <w:rFonts w:ascii="PT Sans" w:eastAsia="Times New Roman" w:hAnsi="PT Sans" w:cs="Times New Roman"/>
          <w:noProof/>
          <w:color w:val="333333"/>
          <w:sz w:val="21"/>
          <w:szCs w:val="21"/>
        </w:rPr>
        <w:lastRenderedPageBreak/>
        <w:drawing>
          <wp:inline distT="0" distB="0" distL="0" distR="0" wp14:anchorId="32916341" wp14:editId="0E998B62">
            <wp:extent cx="5262880" cy="82296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2880" cy="8229600"/>
                    </a:xfrm>
                    <a:prstGeom prst="rect">
                      <a:avLst/>
                    </a:prstGeom>
                    <a:noFill/>
                    <a:ln>
                      <a:noFill/>
                    </a:ln>
                  </pic:spPr>
                </pic:pic>
              </a:graphicData>
            </a:graphic>
          </wp:inline>
        </w:drawing>
      </w:r>
    </w:p>
    <w:p w14:paraId="0ADC7C88" w14:textId="77777777" w:rsidR="00533A5A" w:rsidRPr="00533A5A" w:rsidRDefault="00533A5A" w:rsidP="00533A5A">
      <w:pPr>
        <w:spacing w:line="240" w:lineRule="auto"/>
        <w:jc w:val="center"/>
        <w:rPr>
          <w:rFonts w:ascii="Arial" w:eastAsia="Times New Roman" w:hAnsi="Arial" w:cs="Arial"/>
          <w:b/>
          <w:bCs/>
          <w:caps/>
          <w:color w:val="333333"/>
          <w:sz w:val="13"/>
          <w:szCs w:val="13"/>
        </w:rPr>
      </w:pPr>
      <w:r w:rsidRPr="00533A5A">
        <w:rPr>
          <w:rFonts w:ascii="Arial" w:eastAsia="Times New Roman" w:hAnsi="Arial" w:cs="Arial"/>
          <w:b/>
          <w:bCs/>
          <w:caps/>
          <w:color w:val="333333"/>
          <w:sz w:val="13"/>
          <w:szCs w:val="13"/>
        </w:rPr>
        <w:lastRenderedPageBreak/>
        <w:t>PRESENTED AT:</w:t>
      </w:r>
    </w:p>
    <w:p w14:paraId="47A22CF2" w14:textId="77777777" w:rsidR="00533A5A" w:rsidRPr="00533A5A" w:rsidRDefault="00533A5A" w:rsidP="00533A5A">
      <w:pPr>
        <w:spacing w:after="100" w:line="240" w:lineRule="auto"/>
        <w:jc w:val="center"/>
        <w:rPr>
          <w:rFonts w:ascii="PT Sans" w:eastAsia="Times New Roman" w:hAnsi="PT Sans" w:cs="Times New Roman"/>
          <w:color w:val="333333"/>
          <w:sz w:val="21"/>
          <w:szCs w:val="21"/>
        </w:rPr>
      </w:pPr>
      <w:r w:rsidRPr="00533A5A">
        <w:rPr>
          <w:rFonts w:ascii="PT Sans" w:eastAsia="Times New Roman" w:hAnsi="PT Sans" w:cs="Times New Roman"/>
          <w:noProof/>
          <w:color w:val="333333"/>
          <w:sz w:val="21"/>
          <w:szCs w:val="21"/>
        </w:rPr>
        <w:drawing>
          <wp:inline distT="0" distB="0" distL="0" distR="0" wp14:anchorId="3384EF1E" wp14:editId="0DD61470">
            <wp:extent cx="5943600" cy="742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ferenceBanner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14:paraId="33A31AF4" w14:textId="77777777" w:rsidR="00533A5A" w:rsidRPr="00533A5A" w:rsidRDefault="00533A5A" w:rsidP="00533A5A">
      <w:pPr>
        <w:spacing w:after="0" w:line="312" w:lineRule="atLeast"/>
        <w:outlineLvl w:val="1"/>
        <w:rPr>
          <w:rFonts w:ascii="PT Sans" w:eastAsia="Times New Roman" w:hAnsi="PT Sans" w:cs="Times New Roman"/>
          <w:caps/>
          <w:color w:val="333333"/>
          <w:sz w:val="32"/>
          <w:szCs w:val="32"/>
        </w:rPr>
      </w:pPr>
      <w:r w:rsidRPr="00533A5A">
        <w:rPr>
          <w:rFonts w:ascii="PT Sans" w:eastAsia="Times New Roman" w:hAnsi="PT Sans" w:cs="Times New Roman"/>
          <w:caps/>
          <w:color w:val="333333"/>
          <w:sz w:val="32"/>
          <w:szCs w:val="32"/>
        </w:rPr>
        <w:t>MOTIVATION</w:t>
      </w:r>
    </w:p>
    <w:p w14:paraId="134DD0B8"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The Artemis Program is NASA's next human exploration program to send astronauts to the </w:t>
      </w:r>
      <w:del w:id="0" w:author="Chambers, Wesley A. (MSFC-EV44)" w:date="2021-03-04T13:31:00Z">
        <w:r w:rsidRPr="00533A5A" w:rsidDel="00626A71">
          <w:rPr>
            <w:rFonts w:ascii="Times New Roman" w:eastAsia="Times New Roman" w:hAnsi="Times New Roman" w:cs="Times New Roman"/>
            <w:color w:val="333333"/>
            <w:sz w:val="17"/>
            <w:szCs w:val="17"/>
          </w:rPr>
          <w:delText>south pole</w:delText>
        </w:r>
      </w:del>
      <w:ins w:id="1" w:author="Chambers, Wesley A. (MSFC-EV44)" w:date="2021-03-04T13:31:00Z">
        <w:r w:rsidR="00626A71">
          <w:rPr>
            <w:rFonts w:ascii="Times New Roman" w:eastAsia="Times New Roman" w:hAnsi="Times New Roman" w:cs="Times New Roman"/>
            <w:color w:val="333333"/>
            <w:sz w:val="17"/>
            <w:szCs w:val="17"/>
          </w:rPr>
          <w:t xml:space="preserve">South </w:t>
        </w:r>
      </w:ins>
      <w:ins w:id="2" w:author="Chambers, Wesley A. (MSFC-EV44)" w:date="2021-03-04T13:32:00Z">
        <w:r w:rsidR="00626A71">
          <w:rPr>
            <w:rFonts w:ascii="Times New Roman" w:eastAsia="Times New Roman" w:hAnsi="Times New Roman" w:cs="Times New Roman"/>
            <w:color w:val="333333"/>
            <w:sz w:val="17"/>
            <w:szCs w:val="17"/>
          </w:rPr>
          <w:t>Pole</w:t>
        </w:r>
      </w:ins>
      <w:r w:rsidRPr="00533A5A">
        <w:rPr>
          <w:rFonts w:ascii="Times New Roman" w:eastAsia="Times New Roman" w:hAnsi="Times New Roman" w:cs="Times New Roman"/>
          <w:color w:val="333333"/>
          <w:sz w:val="17"/>
          <w:szCs w:val="17"/>
        </w:rPr>
        <w:t xml:space="preserve"> of the Moon and beyond to Mars. </w:t>
      </w:r>
      <w:del w:id="3" w:author="Chambers, Wesley A. (MSFC-EV44)" w:date="2021-03-04T13:34:00Z">
        <w:r w:rsidRPr="00533A5A" w:rsidDel="00626A71">
          <w:rPr>
            <w:rFonts w:ascii="Times New Roman" w:eastAsia="Times New Roman" w:hAnsi="Times New Roman" w:cs="Times New Roman"/>
            <w:color w:val="333333"/>
            <w:sz w:val="17"/>
            <w:szCs w:val="17"/>
          </w:rPr>
          <w:delText>In this charge to return to the lunar surface by 2024</w:delText>
        </w:r>
      </w:del>
      <w:del w:id="4" w:author="Chambers, Wesley A. (MSFC-EV44)" w:date="2021-03-04T13:35:00Z">
        <w:r w:rsidRPr="00533A5A" w:rsidDel="00626A71">
          <w:rPr>
            <w:rFonts w:ascii="Times New Roman" w:eastAsia="Times New Roman" w:hAnsi="Times New Roman" w:cs="Times New Roman"/>
            <w:color w:val="333333"/>
            <w:sz w:val="17"/>
            <w:szCs w:val="17"/>
          </w:rPr>
          <w:delText xml:space="preserve">, </w:delText>
        </w:r>
      </w:del>
      <w:del w:id="5" w:author="Chambers, Wesley A. (MSFC-EV44)" w:date="2021-03-04T13:33:00Z">
        <w:r w:rsidRPr="00533A5A" w:rsidDel="00626A71">
          <w:rPr>
            <w:rFonts w:ascii="Times New Roman" w:eastAsia="Times New Roman" w:hAnsi="Times New Roman" w:cs="Times New Roman"/>
            <w:color w:val="333333"/>
            <w:sz w:val="17"/>
            <w:szCs w:val="17"/>
          </w:rPr>
          <w:delText xml:space="preserve">many new </w:delText>
        </w:r>
      </w:del>
      <w:del w:id="6" w:author="Chambers, Wesley A. (MSFC-EV44)" w:date="2021-03-04T13:36:00Z">
        <w:r w:rsidRPr="00533A5A" w:rsidDel="00626A71">
          <w:rPr>
            <w:rFonts w:ascii="Times New Roman" w:eastAsia="Times New Roman" w:hAnsi="Times New Roman" w:cs="Times New Roman"/>
            <w:color w:val="333333"/>
            <w:sz w:val="17"/>
            <w:szCs w:val="17"/>
          </w:rPr>
          <w:delText>technological advances have been made since the Apollo era. Of these advances is a deeper understanding of the lunar environment.</w:delText>
        </w:r>
      </w:del>
      <w:ins w:id="7" w:author="Chambers, Wesley A. (MSFC-EV44)" w:date="2021-03-04T13:35:00Z">
        <w:r w:rsidR="00626A71">
          <w:rPr>
            <w:rFonts w:ascii="Times New Roman" w:eastAsia="Times New Roman" w:hAnsi="Times New Roman" w:cs="Times New Roman"/>
            <w:color w:val="333333"/>
            <w:sz w:val="17"/>
            <w:szCs w:val="17"/>
          </w:rPr>
          <w:t xml:space="preserve">Motivated by </w:t>
        </w:r>
      </w:ins>
      <w:ins w:id="8" w:author="Chambers, Wesley A. (MSFC-EV44)" w:date="2021-03-04T13:36:00Z">
        <w:r w:rsidR="00626A71">
          <w:rPr>
            <w:rFonts w:ascii="Times New Roman" w:eastAsia="Times New Roman" w:hAnsi="Times New Roman" w:cs="Times New Roman"/>
            <w:color w:val="333333"/>
            <w:sz w:val="17"/>
            <w:szCs w:val="17"/>
          </w:rPr>
          <w:t>the</w:t>
        </w:r>
      </w:ins>
      <w:ins w:id="9" w:author="Chambers, Wesley A. (MSFC-EV44)" w:date="2021-03-04T13:35:00Z">
        <w:r w:rsidR="00626A71">
          <w:rPr>
            <w:rFonts w:ascii="Times New Roman" w:eastAsia="Times New Roman" w:hAnsi="Times New Roman" w:cs="Times New Roman"/>
            <w:color w:val="333333"/>
            <w:sz w:val="17"/>
            <w:szCs w:val="17"/>
          </w:rPr>
          <w:t xml:space="preserve"> charge to return to</w:t>
        </w:r>
      </w:ins>
      <w:ins w:id="10" w:author="Chambers, Wesley A. (MSFC-EV44)" w:date="2021-03-04T13:36:00Z">
        <w:r w:rsidR="00626A71">
          <w:rPr>
            <w:rFonts w:ascii="Times New Roman" w:eastAsia="Times New Roman" w:hAnsi="Times New Roman" w:cs="Times New Roman"/>
            <w:color w:val="333333"/>
            <w:sz w:val="17"/>
            <w:szCs w:val="17"/>
          </w:rPr>
          <w:t xml:space="preserve"> the lunar surface by 2024, we seek to deepen our understanding of the lunar environment by modeling lunar meteoroid ejecta.</w:t>
        </w:r>
      </w:ins>
      <w:r w:rsidRPr="00533A5A">
        <w:rPr>
          <w:rFonts w:ascii="Times New Roman" w:eastAsia="Times New Roman" w:hAnsi="Times New Roman" w:cs="Times New Roman"/>
          <w:color w:val="333333"/>
          <w:sz w:val="17"/>
          <w:szCs w:val="17"/>
        </w:rPr>
        <w:t xml:space="preserve"> In this work, a new lunar ejecta model is proposed, called the Meteoroid Model of Secondary Ejecta (</w:t>
      </w:r>
      <w:proofErr w:type="spellStart"/>
      <w:r w:rsidRPr="00533A5A">
        <w:rPr>
          <w:rFonts w:ascii="Times New Roman" w:eastAsia="Times New Roman" w:hAnsi="Times New Roman" w:cs="Times New Roman"/>
          <w:color w:val="333333"/>
          <w:sz w:val="17"/>
          <w:szCs w:val="17"/>
        </w:rPr>
        <w:t>MeMoSeE</w:t>
      </w:r>
      <w:proofErr w:type="spellEnd"/>
      <w:r w:rsidRPr="00533A5A">
        <w:rPr>
          <w:rFonts w:ascii="Times New Roman" w:eastAsia="Times New Roman" w:hAnsi="Times New Roman" w:cs="Times New Roman"/>
          <w:color w:val="333333"/>
          <w:sz w:val="17"/>
          <w:szCs w:val="17"/>
        </w:rPr>
        <w:t xml:space="preserve">), which is to replace the Apollo-era ejecta model, NASA SP-8013. The environment definitions produced by </w:t>
      </w:r>
      <w:proofErr w:type="spellStart"/>
      <w:r w:rsidRPr="00533A5A">
        <w:rPr>
          <w:rFonts w:ascii="Times New Roman" w:eastAsia="Times New Roman" w:hAnsi="Times New Roman" w:cs="Times New Roman"/>
          <w:color w:val="333333"/>
          <w:sz w:val="17"/>
          <w:szCs w:val="17"/>
        </w:rPr>
        <w:t>MeMoSeE</w:t>
      </w:r>
      <w:proofErr w:type="spellEnd"/>
      <w:r w:rsidRPr="00533A5A">
        <w:rPr>
          <w:rFonts w:ascii="Times New Roman" w:eastAsia="Times New Roman" w:hAnsi="Times New Roman" w:cs="Times New Roman"/>
          <w:color w:val="333333"/>
          <w:sz w:val="17"/>
          <w:szCs w:val="17"/>
        </w:rPr>
        <w:t xml:space="preserve"> will be published in the SLS-SPEC</w:t>
      </w:r>
      <w:ins w:id="11" w:author="Chambers, Wesley A. (MSFC-EV44)" w:date="2021-03-04T13:37:00Z">
        <w:r w:rsidR="00626A71">
          <w:rPr>
            <w:rFonts w:ascii="Times New Roman" w:eastAsia="Times New Roman" w:hAnsi="Times New Roman" w:cs="Times New Roman"/>
            <w:color w:val="333333"/>
            <w:sz w:val="17"/>
            <w:szCs w:val="17"/>
          </w:rPr>
          <w:t>-</w:t>
        </w:r>
      </w:ins>
      <w:del w:id="12" w:author="Chambers, Wesley A. (MSFC-EV44)" w:date="2021-03-04T13:37:00Z">
        <w:r w:rsidRPr="00533A5A" w:rsidDel="00626A71">
          <w:rPr>
            <w:rFonts w:ascii="Times New Roman" w:eastAsia="Times New Roman" w:hAnsi="Times New Roman" w:cs="Times New Roman"/>
            <w:color w:val="333333"/>
            <w:sz w:val="17"/>
            <w:szCs w:val="17"/>
          </w:rPr>
          <w:delText xml:space="preserve"> </w:delText>
        </w:r>
      </w:del>
      <w:r w:rsidRPr="00533A5A">
        <w:rPr>
          <w:rFonts w:ascii="Times New Roman" w:eastAsia="Times New Roman" w:hAnsi="Times New Roman" w:cs="Times New Roman"/>
          <w:color w:val="333333"/>
          <w:sz w:val="17"/>
          <w:szCs w:val="17"/>
        </w:rPr>
        <w:t>159</w:t>
      </w:r>
      <w:ins w:id="13" w:author="Chambers, Wesley A. (MSFC-EV44)" w:date="2021-03-04T13:37:00Z">
        <w:r w:rsidR="00626A71">
          <w:rPr>
            <w:rFonts w:ascii="Times New Roman" w:eastAsia="Times New Roman" w:hAnsi="Times New Roman" w:cs="Times New Roman"/>
            <w:color w:val="333333"/>
            <w:sz w:val="17"/>
            <w:szCs w:val="17"/>
          </w:rPr>
          <w:t xml:space="preserve"> Cross-Program</w:t>
        </w:r>
      </w:ins>
      <w:r w:rsidRPr="00533A5A">
        <w:rPr>
          <w:rFonts w:ascii="Times New Roman" w:eastAsia="Times New Roman" w:hAnsi="Times New Roman" w:cs="Times New Roman"/>
          <w:color w:val="333333"/>
          <w:sz w:val="17"/>
          <w:szCs w:val="17"/>
        </w:rPr>
        <w:t xml:space="preserve"> Design Specification for Natural Environments (DSNE).</w:t>
      </w:r>
      <w:del w:id="14" w:author="Chambers, Wesley A. (MSFC-EV44)" w:date="2021-03-04T13:37:00Z">
        <w:r w:rsidRPr="00533A5A" w:rsidDel="00626A71">
          <w:rPr>
            <w:rFonts w:ascii="Times New Roman" w:eastAsia="Times New Roman" w:hAnsi="Times New Roman" w:cs="Times New Roman"/>
            <w:color w:val="333333"/>
            <w:sz w:val="17"/>
            <w:szCs w:val="17"/>
          </w:rPr>
          <w:delText xml:space="preserve"> Ultimately, t</w:delText>
        </w:r>
      </w:del>
      <w:ins w:id="15" w:author="Chambers, Wesley A. (MSFC-EV44)" w:date="2021-03-04T13:37:00Z">
        <w:r w:rsidR="00626A71">
          <w:rPr>
            <w:rFonts w:ascii="Times New Roman" w:eastAsia="Times New Roman" w:hAnsi="Times New Roman" w:cs="Times New Roman"/>
            <w:color w:val="333333"/>
            <w:sz w:val="17"/>
            <w:szCs w:val="17"/>
          </w:rPr>
          <w:t xml:space="preserve"> T</w:t>
        </w:r>
      </w:ins>
      <w:r w:rsidRPr="00533A5A">
        <w:rPr>
          <w:rFonts w:ascii="Times New Roman" w:eastAsia="Times New Roman" w:hAnsi="Times New Roman" w:cs="Times New Roman"/>
          <w:color w:val="333333"/>
          <w:sz w:val="17"/>
          <w:szCs w:val="17"/>
        </w:rPr>
        <w:t>h</w:t>
      </w:r>
      <w:del w:id="16" w:author="Chambers, Wesley A. (MSFC-EV44)" w:date="2021-03-04T13:37:00Z">
        <w:r w:rsidRPr="00533A5A" w:rsidDel="00626A71">
          <w:rPr>
            <w:rFonts w:ascii="Times New Roman" w:eastAsia="Times New Roman" w:hAnsi="Times New Roman" w:cs="Times New Roman"/>
            <w:color w:val="333333"/>
            <w:sz w:val="17"/>
            <w:szCs w:val="17"/>
          </w:rPr>
          <w:delText>es</w:delText>
        </w:r>
      </w:del>
      <w:ins w:id="17" w:author="Chambers, Wesley A. (MSFC-EV44)" w:date="2021-03-04T13:37:00Z">
        <w:r w:rsidR="00626A71">
          <w:rPr>
            <w:rFonts w:ascii="Times New Roman" w:eastAsia="Times New Roman" w:hAnsi="Times New Roman" w:cs="Times New Roman"/>
            <w:color w:val="333333"/>
            <w:sz w:val="17"/>
            <w:szCs w:val="17"/>
          </w:rPr>
          <w:t>e</w:t>
        </w:r>
      </w:ins>
      <w:del w:id="18" w:author="Chambers, Wesley A. (MSFC-EV44)" w:date="2021-03-04T13:37:00Z">
        <w:r w:rsidRPr="00533A5A" w:rsidDel="00626A71">
          <w:rPr>
            <w:rFonts w:ascii="Times New Roman" w:eastAsia="Times New Roman" w:hAnsi="Times New Roman" w:cs="Times New Roman"/>
            <w:color w:val="333333"/>
            <w:sz w:val="17"/>
            <w:szCs w:val="17"/>
          </w:rPr>
          <w:delText>e</w:delText>
        </w:r>
      </w:del>
      <w:r w:rsidRPr="00533A5A">
        <w:rPr>
          <w:rFonts w:ascii="Times New Roman" w:eastAsia="Times New Roman" w:hAnsi="Times New Roman" w:cs="Times New Roman"/>
          <w:color w:val="333333"/>
          <w:sz w:val="17"/>
          <w:szCs w:val="17"/>
        </w:rPr>
        <w:t xml:space="preserve"> environment definitions </w:t>
      </w:r>
      <w:ins w:id="19" w:author="Chambers, Wesley A. (MSFC-EV44)" w:date="2021-03-04T13:37:00Z">
        <w:r w:rsidR="00626A71">
          <w:rPr>
            <w:rFonts w:ascii="Times New Roman" w:eastAsia="Times New Roman" w:hAnsi="Times New Roman" w:cs="Times New Roman"/>
            <w:color w:val="333333"/>
            <w:sz w:val="17"/>
            <w:szCs w:val="17"/>
          </w:rPr>
          <w:t xml:space="preserve"> contained in D</w:t>
        </w:r>
      </w:ins>
      <w:ins w:id="20" w:author="Chambers, Wesley A. (MSFC-EV44)" w:date="2021-03-04T13:38:00Z">
        <w:r w:rsidR="00626A71">
          <w:rPr>
            <w:rFonts w:ascii="Times New Roman" w:eastAsia="Times New Roman" w:hAnsi="Times New Roman" w:cs="Times New Roman"/>
            <w:color w:val="333333"/>
            <w:sz w:val="17"/>
            <w:szCs w:val="17"/>
          </w:rPr>
          <w:t xml:space="preserve">SNE </w:t>
        </w:r>
      </w:ins>
      <w:r w:rsidRPr="00533A5A">
        <w:rPr>
          <w:rFonts w:ascii="Times New Roman" w:eastAsia="Times New Roman" w:hAnsi="Times New Roman" w:cs="Times New Roman"/>
          <w:color w:val="333333"/>
          <w:sz w:val="17"/>
          <w:szCs w:val="17"/>
        </w:rPr>
        <w:t>will be used</w:t>
      </w:r>
      <w:ins w:id="21" w:author="Chambers, Wesley A. (MSFC-EV44)" w:date="2021-03-04T13:38:00Z">
        <w:r w:rsidR="00626A71">
          <w:rPr>
            <w:rFonts w:ascii="Times New Roman" w:eastAsia="Times New Roman" w:hAnsi="Times New Roman" w:cs="Times New Roman"/>
            <w:color w:val="333333"/>
            <w:sz w:val="17"/>
            <w:szCs w:val="17"/>
          </w:rPr>
          <w:t xml:space="preserve"> to assess </w:t>
        </w:r>
      </w:ins>
      <w:ins w:id="22" w:author="Chambers, Wesley A. (MSFC-EV44)" w:date="2021-03-04T13:39:00Z">
        <w:r w:rsidR="00626A71">
          <w:rPr>
            <w:rFonts w:ascii="Times New Roman" w:eastAsia="Times New Roman" w:hAnsi="Times New Roman" w:cs="Times New Roman"/>
            <w:color w:val="333333"/>
            <w:sz w:val="17"/>
            <w:szCs w:val="17"/>
          </w:rPr>
          <w:t>impact hazards affecting lunar landers, informing shielding design.</w:t>
        </w:r>
      </w:ins>
      <w:r w:rsidRPr="00533A5A">
        <w:rPr>
          <w:rFonts w:ascii="Times New Roman" w:eastAsia="Times New Roman" w:hAnsi="Times New Roman" w:cs="Times New Roman"/>
          <w:color w:val="333333"/>
          <w:sz w:val="17"/>
          <w:szCs w:val="17"/>
        </w:rPr>
        <w:t xml:space="preserve"> </w:t>
      </w:r>
      <w:del w:id="23" w:author="Chambers, Wesley A. (MSFC-EV44)" w:date="2021-03-04T13:39:00Z">
        <w:r w:rsidRPr="00533A5A" w:rsidDel="00626A71">
          <w:rPr>
            <w:rFonts w:ascii="Times New Roman" w:eastAsia="Times New Roman" w:hAnsi="Times New Roman" w:cs="Times New Roman"/>
            <w:color w:val="333333"/>
            <w:sz w:val="17"/>
            <w:szCs w:val="17"/>
          </w:rPr>
          <w:delText>in probability of no penetration (PNP) calculations for various bumper shields to aid in the risk assessment of the lunar lander design.</w:delText>
        </w:r>
      </w:del>
    </w:p>
    <w:p w14:paraId="2B4CE0A9" w14:textId="77777777" w:rsidR="00533A5A" w:rsidRPr="00533A5A" w:rsidRDefault="00533A5A" w:rsidP="00533A5A">
      <w:pPr>
        <w:spacing w:after="0" w:line="312" w:lineRule="atLeast"/>
        <w:outlineLvl w:val="1"/>
        <w:rPr>
          <w:rFonts w:ascii="PT Sans" w:eastAsia="Times New Roman" w:hAnsi="PT Sans" w:cs="Times New Roman"/>
          <w:caps/>
          <w:color w:val="333333"/>
          <w:sz w:val="32"/>
          <w:szCs w:val="32"/>
        </w:rPr>
      </w:pPr>
      <w:r w:rsidRPr="00533A5A">
        <w:rPr>
          <w:rFonts w:ascii="PT Sans" w:eastAsia="Times New Roman" w:hAnsi="PT Sans" w:cs="Times New Roman"/>
          <w:caps/>
          <w:color w:val="333333"/>
          <w:sz w:val="32"/>
          <w:szCs w:val="32"/>
        </w:rPr>
        <w:t>BACKGROUND</w:t>
      </w:r>
    </w:p>
    <w:p w14:paraId="3F53879D" w14:textId="77777777" w:rsidR="00533A5A" w:rsidRPr="00533A5A" w:rsidRDefault="002C21B9" w:rsidP="00533A5A">
      <w:pPr>
        <w:spacing w:after="150" w:line="336" w:lineRule="atLeast"/>
        <w:rPr>
          <w:rFonts w:ascii="Times New Roman" w:eastAsia="Times New Roman" w:hAnsi="Times New Roman" w:cs="Times New Roman"/>
          <w:color w:val="333333"/>
          <w:sz w:val="17"/>
          <w:szCs w:val="17"/>
        </w:rPr>
      </w:pPr>
      <w:ins w:id="24" w:author="Chambers, Wesley A. (MSFC-EV44)" w:date="2021-03-05T12:58:00Z">
        <w:r>
          <w:rPr>
            <w:rFonts w:ascii="Times New Roman" w:eastAsia="Times New Roman" w:hAnsi="Times New Roman" w:cs="Times New Roman"/>
            <w:color w:val="333333"/>
            <w:sz w:val="17"/>
            <w:szCs w:val="17"/>
          </w:rPr>
          <w:t xml:space="preserve">The Moon has no atmospheric shield to mitigate meteoroid impacts. These </w:t>
        </w:r>
      </w:ins>
      <w:ins w:id="25" w:author="Chambers, Wesley A. (MSFC-EV44)" w:date="2021-03-05T13:48:00Z">
        <w:r w:rsidR="00BC6219">
          <w:rPr>
            <w:rFonts w:ascii="Times New Roman" w:eastAsia="Times New Roman" w:hAnsi="Times New Roman" w:cs="Times New Roman"/>
            <w:color w:val="333333"/>
            <w:sz w:val="17"/>
            <w:szCs w:val="17"/>
          </w:rPr>
          <w:t>impact</w:t>
        </w:r>
      </w:ins>
      <w:ins w:id="26" w:author="Chambers, Wesley A. (MSFC-EV44)" w:date="2021-03-05T13:49:00Z">
        <w:r w:rsidR="00BC6219">
          <w:rPr>
            <w:rFonts w:ascii="Times New Roman" w:eastAsia="Times New Roman" w:hAnsi="Times New Roman" w:cs="Times New Roman"/>
            <w:color w:val="333333"/>
            <w:sz w:val="17"/>
            <w:szCs w:val="17"/>
          </w:rPr>
          <w:t xml:space="preserve">ors, </w:t>
        </w:r>
      </w:ins>
      <w:ins w:id="27" w:author="Chambers, Wesley A. (MSFC-EV44)" w:date="2021-03-05T13:50:00Z">
        <w:r w:rsidR="00BC6219">
          <w:rPr>
            <w:rFonts w:ascii="Times New Roman" w:eastAsia="Times New Roman" w:hAnsi="Times New Roman" w:cs="Times New Roman"/>
            <w:color w:val="333333"/>
            <w:sz w:val="17"/>
            <w:szCs w:val="17"/>
          </w:rPr>
          <w:t xml:space="preserve">typically </w:t>
        </w:r>
      </w:ins>
      <w:ins w:id="28" w:author="Chambers, Wesley A. (MSFC-EV44)" w:date="2021-03-05T13:49:00Z">
        <w:r w:rsidR="00BC6219">
          <w:rPr>
            <w:rFonts w:ascii="Times New Roman" w:eastAsia="Times New Roman" w:hAnsi="Times New Roman" w:cs="Times New Roman"/>
            <w:color w:val="333333"/>
            <w:sz w:val="17"/>
            <w:szCs w:val="17"/>
          </w:rPr>
          <w:t xml:space="preserve">ranging in size from interplanetary </w:t>
        </w:r>
      </w:ins>
      <w:ins w:id="29" w:author="Chambers, Wesley A. (MSFC-EV44)" w:date="2021-03-05T13:50:00Z">
        <w:r w:rsidR="00BC6219">
          <w:rPr>
            <w:rFonts w:ascii="Times New Roman" w:eastAsia="Times New Roman" w:hAnsi="Times New Roman" w:cs="Times New Roman"/>
            <w:color w:val="333333"/>
            <w:sz w:val="17"/>
            <w:szCs w:val="17"/>
          </w:rPr>
          <w:t xml:space="preserve">dust to (some other more specific term—meter size?) produce ejecta which </w:t>
        </w:r>
      </w:ins>
      <w:ins w:id="30" w:author="Chambers, Wesley A. (MSFC-EV44)" w:date="2021-03-05T13:51:00Z">
        <w:r w:rsidR="00BC6219">
          <w:rPr>
            <w:rFonts w:ascii="Times New Roman" w:eastAsia="Times New Roman" w:hAnsi="Times New Roman" w:cs="Times New Roman"/>
            <w:color w:val="333333"/>
            <w:sz w:val="17"/>
            <w:szCs w:val="17"/>
          </w:rPr>
          <w:t xml:space="preserve">churns and mixes the lunar regolith. This meteoroid ejecta </w:t>
        </w:r>
      </w:ins>
      <w:del w:id="31" w:author="Chambers, Wesley A. (MSFC-EV44)" w:date="2021-03-05T13:51:00Z">
        <w:r w:rsidR="00533A5A" w:rsidRPr="00533A5A" w:rsidDel="00BC6219">
          <w:rPr>
            <w:rFonts w:ascii="Times New Roman" w:eastAsia="Times New Roman" w:hAnsi="Times New Roman" w:cs="Times New Roman"/>
            <w:color w:val="333333"/>
            <w:sz w:val="17"/>
            <w:szCs w:val="17"/>
          </w:rPr>
          <w:delText xml:space="preserve">Gazing at the Moon, the craters on its surface can be seen from past impacts, both large and small. Even in current times, the lunar surface has a steady flow of impacts from dust left over from comets or small asteroidal fragments, otherwise known as meteoroids. Secondary ejecta is generated by impacts due to meteoroids. The secondary ejecta </w:delText>
        </w:r>
      </w:del>
      <w:r w:rsidR="00533A5A" w:rsidRPr="00533A5A">
        <w:rPr>
          <w:rFonts w:ascii="Times New Roman" w:eastAsia="Times New Roman" w:hAnsi="Times New Roman" w:cs="Times New Roman"/>
          <w:color w:val="333333"/>
          <w:sz w:val="17"/>
          <w:szCs w:val="17"/>
        </w:rPr>
        <w:t xml:space="preserve">is typically many times the mass of the primary impactor itself, </w:t>
      </w:r>
      <w:del w:id="32" w:author="Chambers, Wesley A. (MSFC-EV44)" w:date="2021-03-05T13:51:00Z">
        <w:r w:rsidR="00533A5A" w:rsidRPr="00533A5A" w:rsidDel="00BC6219">
          <w:rPr>
            <w:rFonts w:ascii="Times New Roman" w:eastAsia="Times New Roman" w:hAnsi="Times New Roman" w:cs="Times New Roman"/>
            <w:color w:val="333333"/>
            <w:sz w:val="17"/>
            <w:szCs w:val="17"/>
          </w:rPr>
          <w:delText xml:space="preserve">albiet </w:delText>
        </w:r>
      </w:del>
      <w:ins w:id="33" w:author="Chambers, Wesley A. (MSFC-EV44)" w:date="2021-03-05T13:51:00Z">
        <w:r w:rsidR="00BC6219">
          <w:rPr>
            <w:rFonts w:ascii="Times New Roman" w:eastAsia="Times New Roman" w:hAnsi="Times New Roman" w:cs="Times New Roman"/>
            <w:color w:val="333333"/>
            <w:sz w:val="17"/>
            <w:szCs w:val="17"/>
          </w:rPr>
          <w:t>though</w:t>
        </w:r>
        <w:r w:rsidR="00BC6219" w:rsidRPr="00533A5A">
          <w:rPr>
            <w:rFonts w:ascii="Times New Roman" w:eastAsia="Times New Roman" w:hAnsi="Times New Roman" w:cs="Times New Roman"/>
            <w:color w:val="333333"/>
            <w:sz w:val="17"/>
            <w:szCs w:val="17"/>
          </w:rPr>
          <w:t xml:space="preserve"> </w:t>
        </w:r>
      </w:ins>
      <w:r w:rsidR="00533A5A" w:rsidRPr="00533A5A">
        <w:rPr>
          <w:rFonts w:ascii="Times New Roman" w:eastAsia="Times New Roman" w:hAnsi="Times New Roman" w:cs="Times New Roman"/>
          <w:color w:val="333333"/>
          <w:sz w:val="17"/>
          <w:szCs w:val="17"/>
        </w:rPr>
        <w:t xml:space="preserve">much slower than the primary </w:t>
      </w:r>
      <w:del w:id="34" w:author="Chambers, Wesley A. (MSFC-EV44)" w:date="2021-03-05T13:51:00Z">
        <w:r w:rsidR="00533A5A" w:rsidRPr="00533A5A" w:rsidDel="00BC6219">
          <w:rPr>
            <w:rFonts w:ascii="Times New Roman" w:eastAsia="Times New Roman" w:hAnsi="Times New Roman" w:cs="Times New Roman"/>
            <w:color w:val="333333"/>
            <w:sz w:val="17"/>
            <w:szCs w:val="17"/>
          </w:rPr>
          <w:delText>meteoroids</w:delText>
        </w:r>
      </w:del>
      <w:ins w:id="35" w:author="Chambers, Wesley A. (MSFC-EV44)" w:date="2021-03-05T13:51:00Z">
        <w:r w:rsidR="00BC6219">
          <w:rPr>
            <w:rFonts w:ascii="Times New Roman" w:eastAsia="Times New Roman" w:hAnsi="Times New Roman" w:cs="Times New Roman"/>
            <w:color w:val="333333"/>
            <w:sz w:val="17"/>
            <w:szCs w:val="17"/>
          </w:rPr>
          <w:t>impactor</w:t>
        </w:r>
      </w:ins>
      <w:r w:rsidR="00533A5A" w:rsidRPr="00533A5A">
        <w:rPr>
          <w:rFonts w:ascii="Times New Roman" w:eastAsia="Times New Roman" w:hAnsi="Times New Roman" w:cs="Times New Roman"/>
          <w:color w:val="333333"/>
          <w:sz w:val="17"/>
          <w:szCs w:val="17"/>
        </w:rPr>
        <w:t xml:space="preserve">. The goal of </w:t>
      </w:r>
      <w:proofErr w:type="spellStart"/>
      <w:r w:rsidR="00533A5A" w:rsidRPr="00533A5A">
        <w:rPr>
          <w:rFonts w:ascii="Times New Roman" w:eastAsia="Times New Roman" w:hAnsi="Times New Roman" w:cs="Times New Roman"/>
          <w:color w:val="333333"/>
          <w:sz w:val="17"/>
          <w:szCs w:val="17"/>
        </w:rPr>
        <w:t>MeMoSeE</w:t>
      </w:r>
      <w:proofErr w:type="spellEnd"/>
      <w:r w:rsidR="00533A5A" w:rsidRPr="00533A5A">
        <w:rPr>
          <w:rFonts w:ascii="Times New Roman" w:eastAsia="Times New Roman" w:hAnsi="Times New Roman" w:cs="Times New Roman"/>
          <w:color w:val="333333"/>
          <w:sz w:val="17"/>
          <w:szCs w:val="17"/>
        </w:rPr>
        <w:t xml:space="preserve"> is to quantify the secondary ejecta environment </w:t>
      </w:r>
      <w:del w:id="36" w:author="Chambers, Wesley A. (MSFC-EV44)" w:date="2021-03-05T13:52:00Z">
        <w:r w:rsidR="00533A5A" w:rsidRPr="00533A5A" w:rsidDel="00BC6219">
          <w:rPr>
            <w:rFonts w:ascii="Times New Roman" w:eastAsia="Times New Roman" w:hAnsi="Times New Roman" w:cs="Times New Roman"/>
            <w:color w:val="333333"/>
            <w:sz w:val="17"/>
            <w:szCs w:val="17"/>
          </w:rPr>
          <w:delText>for location</w:delText>
        </w:r>
      </w:del>
      <w:ins w:id="37" w:author="Chambers, Wesley A. (MSFC-EV44)" w:date="2021-03-05T13:52:00Z">
        <w:r w:rsidR="00BC6219">
          <w:rPr>
            <w:rFonts w:ascii="Times New Roman" w:eastAsia="Times New Roman" w:hAnsi="Times New Roman" w:cs="Times New Roman"/>
            <w:color w:val="333333"/>
            <w:sz w:val="17"/>
            <w:szCs w:val="17"/>
          </w:rPr>
          <w:t>for locations</w:t>
        </w:r>
      </w:ins>
      <w:del w:id="38" w:author="Chambers, Wesley A. (MSFC-EV44)" w:date="2021-03-05T13:52:00Z">
        <w:r w:rsidR="00533A5A" w:rsidRPr="00533A5A" w:rsidDel="00BC6219">
          <w:rPr>
            <w:rFonts w:ascii="Times New Roman" w:eastAsia="Times New Roman" w:hAnsi="Times New Roman" w:cs="Times New Roman"/>
            <w:color w:val="333333"/>
            <w:sz w:val="17"/>
            <w:szCs w:val="17"/>
          </w:rPr>
          <w:delText>s</w:delText>
        </w:r>
      </w:del>
      <w:r w:rsidR="00533A5A" w:rsidRPr="00533A5A">
        <w:rPr>
          <w:rFonts w:ascii="Times New Roman" w:eastAsia="Times New Roman" w:hAnsi="Times New Roman" w:cs="Times New Roman"/>
          <w:color w:val="333333"/>
          <w:sz w:val="17"/>
          <w:szCs w:val="17"/>
        </w:rPr>
        <w:t xml:space="preserve"> on the surface of the Moon </w:t>
      </w:r>
      <w:del w:id="39" w:author="Chambers, Wesley A. (MSFC-EV44)" w:date="2021-03-05T13:53:00Z">
        <w:r w:rsidR="00533A5A" w:rsidRPr="00533A5A" w:rsidDel="00BC6219">
          <w:rPr>
            <w:rFonts w:ascii="Times New Roman" w:eastAsia="Times New Roman" w:hAnsi="Times New Roman" w:cs="Times New Roman"/>
            <w:color w:val="333333"/>
            <w:sz w:val="17"/>
            <w:szCs w:val="17"/>
          </w:rPr>
          <w:delText>for</w:delText>
        </w:r>
      </w:del>
      <w:ins w:id="40" w:author="Chambers, Wesley A. (MSFC-EV44)" w:date="2021-03-05T13:53:00Z">
        <w:r w:rsidR="00BC6219">
          <w:rPr>
            <w:rFonts w:ascii="Times New Roman" w:eastAsia="Times New Roman" w:hAnsi="Times New Roman" w:cs="Times New Roman"/>
            <w:color w:val="333333"/>
            <w:sz w:val="17"/>
            <w:szCs w:val="17"/>
          </w:rPr>
          <w:t>to inform</w:t>
        </w:r>
      </w:ins>
      <w:r w:rsidR="00533A5A" w:rsidRPr="00533A5A">
        <w:rPr>
          <w:rFonts w:ascii="Times New Roman" w:eastAsia="Times New Roman" w:hAnsi="Times New Roman" w:cs="Times New Roman"/>
          <w:color w:val="333333"/>
          <w:sz w:val="17"/>
          <w:szCs w:val="17"/>
        </w:rPr>
        <w:t xml:space="preserve"> </w:t>
      </w:r>
      <w:del w:id="41" w:author="Chambers, Wesley A. (MSFC-EV44)" w:date="2021-03-05T13:53:00Z">
        <w:r w:rsidR="00533A5A" w:rsidRPr="00533A5A" w:rsidDel="00BC6219">
          <w:rPr>
            <w:rFonts w:ascii="Times New Roman" w:eastAsia="Times New Roman" w:hAnsi="Times New Roman" w:cs="Times New Roman"/>
            <w:color w:val="333333"/>
            <w:sz w:val="17"/>
            <w:szCs w:val="17"/>
          </w:rPr>
          <w:delText xml:space="preserve">engineering </w:delText>
        </w:r>
      </w:del>
      <w:ins w:id="42" w:author="Chambers, Wesley A. (MSFC-EV44)" w:date="2021-03-05T13:53:00Z">
        <w:r w:rsidR="00BC6219">
          <w:rPr>
            <w:rFonts w:ascii="Times New Roman" w:eastAsia="Times New Roman" w:hAnsi="Times New Roman" w:cs="Times New Roman"/>
            <w:color w:val="333333"/>
            <w:sz w:val="17"/>
            <w:szCs w:val="17"/>
          </w:rPr>
          <w:t>lander and habitat</w:t>
        </w:r>
        <w:r w:rsidR="00BC6219" w:rsidRPr="00533A5A">
          <w:rPr>
            <w:rFonts w:ascii="Times New Roman" w:eastAsia="Times New Roman" w:hAnsi="Times New Roman" w:cs="Times New Roman"/>
            <w:color w:val="333333"/>
            <w:sz w:val="17"/>
            <w:szCs w:val="17"/>
          </w:rPr>
          <w:t xml:space="preserve"> </w:t>
        </w:r>
      </w:ins>
      <w:r w:rsidR="00533A5A" w:rsidRPr="00533A5A">
        <w:rPr>
          <w:rFonts w:ascii="Times New Roman" w:eastAsia="Times New Roman" w:hAnsi="Times New Roman" w:cs="Times New Roman"/>
          <w:color w:val="333333"/>
          <w:sz w:val="17"/>
          <w:szCs w:val="17"/>
        </w:rPr>
        <w:t>design.</w:t>
      </w:r>
    </w:p>
    <w:p w14:paraId="0286722C"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noProof/>
          <w:color w:val="333333"/>
          <w:sz w:val="17"/>
          <w:szCs w:val="17"/>
        </w:rPr>
        <w:drawing>
          <wp:inline distT="0" distB="0" distL="0" distR="0" wp14:anchorId="68DACB8D" wp14:editId="2CBFC946">
            <wp:extent cx="5943600" cy="3237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37230"/>
                    </a:xfrm>
                    <a:prstGeom prst="rect">
                      <a:avLst/>
                    </a:prstGeom>
                    <a:noFill/>
                    <a:ln>
                      <a:noFill/>
                    </a:ln>
                  </pic:spPr>
                </pic:pic>
              </a:graphicData>
            </a:graphic>
          </wp:inline>
        </w:drawing>
      </w:r>
    </w:p>
    <w:p w14:paraId="7AD6B72E"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There are three </w:t>
      </w:r>
      <w:ins w:id="43" w:author="Chambers, Wesley A. (MSFC-EV44)" w:date="2021-03-05T13:53:00Z">
        <w:r w:rsidR="00BC6219">
          <w:rPr>
            <w:rFonts w:ascii="Times New Roman" w:eastAsia="Times New Roman" w:hAnsi="Times New Roman" w:cs="Times New Roman"/>
            <w:color w:val="333333"/>
            <w:sz w:val="17"/>
            <w:szCs w:val="17"/>
          </w:rPr>
          <w:t xml:space="preserve">driving </w:t>
        </w:r>
      </w:ins>
      <w:r w:rsidRPr="00533A5A">
        <w:rPr>
          <w:rFonts w:ascii="Times New Roman" w:eastAsia="Times New Roman" w:hAnsi="Times New Roman" w:cs="Times New Roman"/>
          <w:color w:val="333333"/>
          <w:sz w:val="17"/>
          <w:szCs w:val="17"/>
        </w:rPr>
        <w:t xml:space="preserve">elements </w:t>
      </w:r>
      <w:del w:id="44" w:author="Chambers, Wesley A. (MSFC-EV44)" w:date="2021-03-05T13:53:00Z">
        <w:r w:rsidRPr="00533A5A" w:rsidDel="00BC6219">
          <w:rPr>
            <w:rFonts w:ascii="Times New Roman" w:eastAsia="Times New Roman" w:hAnsi="Times New Roman" w:cs="Times New Roman"/>
            <w:color w:val="333333"/>
            <w:sz w:val="17"/>
            <w:szCs w:val="17"/>
          </w:rPr>
          <w:delText xml:space="preserve">of </w:delText>
        </w:r>
      </w:del>
      <w:ins w:id="45" w:author="Chambers, Wesley A. (MSFC-EV44)" w:date="2021-03-05T13:53:00Z">
        <w:r w:rsidR="00BC6219">
          <w:rPr>
            <w:rFonts w:ascii="Times New Roman" w:eastAsia="Times New Roman" w:hAnsi="Times New Roman" w:cs="Times New Roman"/>
            <w:color w:val="333333"/>
            <w:sz w:val="17"/>
            <w:szCs w:val="17"/>
          </w:rPr>
          <w:t>to</w:t>
        </w:r>
        <w:r w:rsidR="00BC6219" w:rsidRPr="00533A5A">
          <w:rPr>
            <w:rFonts w:ascii="Times New Roman" w:eastAsia="Times New Roman" w:hAnsi="Times New Roman" w:cs="Times New Roman"/>
            <w:color w:val="333333"/>
            <w:sz w:val="17"/>
            <w:szCs w:val="17"/>
          </w:rPr>
          <w:t xml:space="preserve"> </w:t>
        </w:r>
      </w:ins>
      <w:proofErr w:type="spellStart"/>
      <w:r w:rsidRPr="00533A5A">
        <w:rPr>
          <w:rFonts w:ascii="Times New Roman" w:eastAsia="Times New Roman" w:hAnsi="Times New Roman" w:cs="Times New Roman"/>
          <w:color w:val="333333"/>
          <w:sz w:val="17"/>
          <w:szCs w:val="17"/>
        </w:rPr>
        <w:t>MeMoSeE</w:t>
      </w:r>
      <w:proofErr w:type="spellEnd"/>
      <w:del w:id="46" w:author="Chambers, Wesley A. (MSFC-EV44)" w:date="2021-03-05T13:53:00Z">
        <w:r w:rsidRPr="00533A5A" w:rsidDel="00BC6219">
          <w:rPr>
            <w:rFonts w:ascii="Times New Roman" w:eastAsia="Times New Roman" w:hAnsi="Times New Roman" w:cs="Times New Roman"/>
            <w:color w:val="333333"/>
            <w:sz w:val="17"/>
            <w:szCs w:val="17"/>
          </w:rPr>
          <w:delText xml:space="preserve"> that drive the model</w:delText>
        </w:r>
      </w:del>
      <w:r w:rsidRPr="00533A5A">
        <w:rPr>
          <w:rFonts w:ascii="Times New Roman" w:eastAsia="Times New Roman" w:hAnsi="Times New Roman" w:cs="Times New Roman"/>
          <w:color w:val="333333"/>
          <w:sz w:val="17"/>
          <w:szCs w:val="17"/>
        </w:rPr>
        <w:t xml:space="preserve">: the primary impactor environment, </w:t>
      </w:r>
      <w:del w:id="47" w:author="Chambers, Wesley A. (MSFC-EV44)" w:date="2021-03-05T13:54:00Z">
        <w:r w:rsidRPr="00533A5A" w:rsidDel="00BC6219">
          <w:rPr>
            <w:rFonts w:ascii="Times New Roman" w:eastAsia="Times New Roman" w:hAnsi="Times New Roman" w:cs="Times New Roman"/>
            <w:color w:val="333333"/>
            <w:sz w:val="17"/>
            <w:szCs w:val="17"/>
          </w:rPr>
          <w:delText xml:space="preserve">the </w:delText>
        </w:r>
      </w:del>
      <w:r w:rsidRPr="00533A5A">
        <w:rPr>
          <w:rFonts w:ascii="Times New Roman" w:eastAsia="Times New Roman" w:hAnsi="Times New Roman" w:cs="Times New Roman"/>
          <w:color w:val="333333"/>
          <w:sz w:val="17"/>
          <w:szCs w:val="17"/>
        </w:rPr>
        <w:t>scaling laws, and the secondary ejecta environment.</w:t>
      </w:r>
    </w:p>
    <w:p w14:paraId="1A3E5E92"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commentRangeStart w:id="48"/>
      <w:r w:rsidRPr="00533A5A">
        <w:rPr>
          <w:rFonts w:ascii="Times New Roman" w:eastAsia="Times New Roman" w:hAnsi="Times New Roman" w:cs="Times New Roman"/>
          <w:color w:val="333333"/>
          <w:sz w:val="17"/>
          <w:szCs w:val="17"/>
        </w:rPr>
        <w:t xml:space="preserve">1) </w:t>
      </w:r>
      <w:commentRangeEnd w:id="48"/>
      <w:r w:rsidR="00BC6219">
        <w:rPr>
          <w:rStyle w:val="CommentReference"/>
        </w:rPr>
        <w:commentReference w:id="48"/>
      </w:r>
      <w:r w:rsidRPr="00533A5A">
        <w:rPr>
          <w:rFonts w:ascii="Times New Roman" w:eastAsia="Times New Roman" w:hAnsi="Times New Roman" w:cs="Times New Roman"/>
          <w:color w:val="333333"/>
          <w:sz w:val="17"/>
          <w:szCs w:val="17"/>
        </w:rPr>
        <w:t>The first element consists of meteoroid fluxes from the Meteoroid Engineering Model (MEM3) in addition to fluxes due to near-Earth objects (NEOs). Each of these primary environments are defined in terms of impact angle, speed, and location on the lunar surface (as shown in the above figure on the right).</w:t>
      </w:r>
    </w:p>
    <w:p w14:paraId="65BEBF02"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lastRenderedPageBreak/>
        <w:t>2) The second element is the ejecta yield</w:t>
      </w:r>
      <w:ins w:id="49" w:author="Chambers, Wesley A. (MSFC-EV44)" w:date="2021-03-05T13:55:00Z">
        <w:r w:rsidR="00BC6219">
          <w:rPr>
            <w:rFonts w:ascii="Times New Roman" w:eastAsia="Times New Roman" w:hAnsi="Times New Roman" w:cs="Times New Roman"/>
            <w:color w:val="333333"/>
            <w:sz w:val="17"/>
            <w:szCs w:val="17"/>
          </w:rPr>
          <w:t>,</w:t>
        </w:r>
      </w:ins>
      <w:del w:id="50" w:author="Chambers, Wesley A. (MSFC-EV44)" w:date="2021-03-05T13:54:00Z">
        <w:r w:rsidRPr="00533A5A" w:rsidDel="00BC6219">
          <w:rPr>
            <w:rFonts w:ascii="Times New Roman" w:eastAsia="Times New Roman" w:hAnsi="Times New Roman" w:cs="Times New Roman"/>
            <w:color w:val="333333"/>
            <w:sz w:val="17"/>
            <w:szCs w:val="17"/>
          </w:rPr>
          <w:delText>, or the</w:delText>
        </w:r>
      </w:del>
      <w:ins w:id="51" w:author="Chambers, Wesley A. (MSFC-EV44)" w:date="2021-03-05T13:54:00Z">
        <w:r w:rsidR="00BC6219">
          <w:rPr>
            <w:rFonts w:ascii="Times New Roman" w:eastAsia="Times New Roman" w:hAnsi="Times New Roman" w:cs="Times New Roman"/>
            <w:color w:val="333333"/>
            <w:sz w:val="17"/>
            <w:szCs w:val="17"/>
          </w:rPr>
          <w:t xml:space="preserve"> given by</w:t>
        </w:r>
      </w:ins>
      <w:r w:rsidRPr="00533A5A">
        <w:rPr>
          <w:rFonts w:ascii="Times New Roman" w:eastAsia="Times New Roman" w:hAnsi="Times New Roman" w:cs="Times New Roman"/>
          <w:color w:val="333333"/>
          <w:sz w:val="17"/>
          <w:szCs w:val="17"/>
        </w:rPr>
        <w:t xml:space="preserve"> </w:t>
      </w:r>
      <w:del w:id="52" w:author="Chambers, Wesley A. (MSFC-EV44)" w:date="2021-03-05T13:55:00Z">
        <w:r w:rsidRPr="00533A5A" w:rsidDel="00BC6219">
          <w:rPr>
            <w:rFonts w:ascii="Times New Roman" w:eastAsia="Times New Roman" w:hAnsi="Times New Roman" w:cs="Times New Roman"/>
            <w:color w:val="333333"/>
            <w:sz w:val="17"/>
            <w:szCs w:val="17"/>
          </w:rPr>
          <w:delText xml:space="preserve">scaling law equations. In this work, the scaling laws from </w:delText>
        </w:r>
      </w:del>
      <w:commentRangeStart w:id="53"/>
      <w:proofErr w:type="spellStart"/>
      <w:r w:rsidRPr="00533A5A">
        <w:rPr>
          <w:rFonts w:ascii="Times New Roman" w:eastAsia="Times New Roman" w:hAnsi="Times New Roman" w:cs="Times New Roman"/>
          <w:color w:val="333333"/>
          <w:sz w:val="17"/>
          <w:szCs w:val="17"/>
        </w:rPr>
        <w:t>Housen</w:t>
      </w:r>
      <w:proofErr w:type="spellEnd"/>
      <w:r w:rsidRPr="00533A5A">
        <w:rPr>
          <w:rFonts w:ascii="Times New Roman" w:eastAsia="Times New Roman" w:hAnsi="Times New Roman" w:cs="Times New Roman"/>
          <w:color w:val="333333"/>
          <w:sz w:val="17"/>
          <w:szCs w:val="17"/>
        </w:rPr>
        <w:t xml:space="preserve"> &amp; </w:t>
      </w:r>
      <w:proofErr w:type="spellStart"/>
      <w:r w:rsidRPr="00533A5A">
        <w:rPr>
          <w:rFonts w:ascii="Times New Roman" w:eastAsia="Times New Roman" w:hAnsi="Times New Roman" w:cs="Times New Roman"/>
          <w:color w:val="333333"/>
          <w:sz w:val="17"/>
          <w:szCs w:val="17"/>
        </w:rPr>
        <w:t>Holsapple</w:t>
      </w:r>
      <w:ins w:id="54" w:author="Chambers, Wesley A. (MSFC-EV44)" w:date="2021-03-05T13:55:00Z">
        <w:r w:rsidR="00BC6219">
          <w:rPr>
            <w:rFonts w:ascii="Times New Roman" w:eastAsia="Times New Roman" w:hAnsi="Times New Roman" w:cs="Times New Roman"/>
            <w:color w:val="333333"/>
            <w:sz w:val="17"/>
            <w:szCs w:val="17"/>
          </w:rPr>
          <w:t>’s</w:t>
        </w:r>
        <w:proofErr w:type="spellEnd"/>
        <w:r w:rsidR="00BC6219">
          <w:rPr>
            <w:rFonts w:ascii="Times New Roman" w:eastAsia="Times New Roman" w:hAnsi="Times New Roman" w:cs="Times New Roman"/>
            <w:color w:val="333333"/>
            <w:sz w:val="17"/>
            <w:szCs w:val="17"/>
          </w:rPr>
          <w:t xml:space="preserve"> crater scaling laws</w:t>
        </w:r>
      </w:ins>
      <w:del w:id="55" w:author="Chambers, Wesley A. (MSFC-EV44)" w:date="2021-03-05T13:55:00Z">
        <w:r w:rsidRPr="00533A5A" w:rsidDel="00BC6219">
          <w:rPr>
            <w:rFonts w:ascii="Times New Roman" w:eastAsia="Times New Roman" w:hAnsi="Times New Roman" w:cs="Times New Roman"/>
            <w:color w:val="333333"/>
            <w:sz w:val="17"/>
            <w:szCs w:val="17"/>
          </w:rPr>
          <w:delText xml:space="preserve"> 2011 </w:delText>
        </w:r>
        <w:commentRangeEnd w:id="53"/>
        <w:r w:rsidR="00BC6219" w:rsidDel="00BC6219">
          <w:rPr>
            <w:rStyle w:val="CommentReference"/>
          </w:rPr>
          <w:commentReference w:id="53"/>
        </w:r>
        <w:r w:rsidRPr="00533A5A" w:rsidDel="00BC6219">
          <w:rPr>
            <w:rFonts w:ascii="Times New Roman" w:eastAsia="Times New Roman" w:hAnsi="Times New Roman" w:cs="Times New Roman"/>
            <w:color w:val="333333"/>
            <w:sz w:val="17"/>
            <w:szCs w:val="17"/>
          </w:rPr>
          <w:delText>are used</w:delText>
        </w:r>
      </w:del>
      <w:r w:rsidRPr="00533A5A">
        <w:rPr>
          <w:rFonts w:ascii="Times New Roman" w:eastAsia="Times New Roman" w:hAnsi="Times New Roman" w:cs="Times New Roman"/>
          <w:color w:val="333333"/>
          <w:sz w:val="17"/>
          <w:szCs w:val="17"/>
        </w:rPr>
        <w:t>. The purpose of the scaling laws is to convert</w:t>
      </w:r>
      <w:ins w:id="56" w:author="Chambers, Wesley A. (MSFC-EV44)" w:date="2021-03-05T13:56:00Z">
        <w:r w:rsidR="00BC6219">
          <w:rPr>
            <w:rFonts w:ascii="Times New Roman" w:eastAsia="Times New Roman" w:hAnsi="Times New Roman" w:cs="Times New Roman"/>
            <w:color w:val="333333"/>
            <w:sz w:val="17"/>
            <w:szCs w:val="17"/>
          </w:rPr>
          <w:t xml:space="preserve"> primary impacts of a given </w:t>
        </w:r>
        <w:commentRangeStart w:id="57"/>
        <w:r w:rsidR="00BC6219">
          <w:rPr>
            <w:rFonts w:ascii="Times New Roman" w:eastAsia="Times New Roman" w:hAnsi="Times New Roman" w:cs="Times New Roman"/>
            <w:color w:val="333333"/>
            <w:sz w:val="17"/>
            <w:szCs w:val="17"/>
          </w:rPr>
          <w:t xml:space="preserve">mass, velocity, and </w:t>
        </w:r>
      </w:ins>
      <w:ins w:id="58" w:author="Chambers, Wesley A. (MSFC-EV44)" w:date="2021-03-05T13:57:00Z">
        <w:r w:rsidR="00BC6219">
          <w:rPr>
            <w:rFonts w:ascii="Times New Roman" w:eastAsia="Times New Roman" w:hAnsi="Times New Roman" w:cs="Times New Roman"/>
            <w:color w:val="333333"/>
            <w:sz w:val="17"/>
            <w:szCs w:val="17"/>
          </w:rPr>
          <w:t xml:space="preserve">impact </w:t>
        </w:r>
      </w:ins>
      <w:ins w:id="59" w:author="Chambers, Wesley A. (MSFC-EV44)" w:date="2021-03-05T13:56:00Z">
        <w:r w:rsidR="00BC6219">
          <w:rPr>
            <w:rFonts w:ascii="Times New Roman" w:eastAsia="Times New Roman" w:hAnsi="Times New Roman" w:cs="Times New Roman"/>
            <w:color w:val="333333"/>
            <w:sz w:val="17"/>
            <w:szCs w:val="17"/>
          </w:rPr>
          <w:t>angle</w:t>
        </w:r>
      </w:ins>
      <w:r w:rsidRPr="00533A5A">
        <w:rPr>
          <w:rFonts w:ascii="Times New Roman" w:eastAsia="Times New Roman" w:hAnsi="Times New Roman" w:cs="Times New Roman"/>
          <w:color w:val="333333"/>
          <w:sz w:val="17"/>
          <w:szCs w:val="17"/>
        </w:rPr>
        <w:t xml:space="preserve"> </w:t>
      </w:r>
      <w:commentRangeEnd w:id="57"/>
      <w:r w:rsidR="00BC6219">
        <w:rPr>
          <w:rStyle w:val="CommentReference"/>
        </w:rPr>
        <w:commentReference w:id="57"/>
      </w:r>
      <w:del w:id="60" w:author="Chambers, Wesley A. (MSFC-EV44)" w:date="2021-03-05T13:56:00Z">
        <w:r w:rsidRPr="00533A5A" w:rsidDel="00BC6219">
          <w:rPr>
            <w:rFonts w:ascii="Times New Roman" w:eastAsia="Times New Roman" w:hAnsi="Times New Roman" w:cs="Times New Roman"/>
            <w:color w:val="333333"/>
            <w:sz w:val="17"/>
            <w:szCs w:val="17"/>
          </w:rPr>
          <w:delText>information about a primary impact into ejected mass due to that particular impact</w:delText>
        </w:r>
      </w:del>
      <w:ins w:id="61" w:author="Chambers, Wesley A. (MSFC-EV44)" w:date="2021-03-05T13:56:00Z">
        <w:r w:rsidR="00BC6219">
          <w:rPr>
            <w:rFonts w:ascii="Times New Roman" w:eastAsia="Times New Roman" w:hAnsi="Times New Roman" w:cs="Times New Roman"/>
            <w:color w:val="333333"/>
            <w:sz w:val="17"/>
            <w:szCs w:val="17"/>
          </w:rPr>
          <w:t>into ejected mass</w:t>
        </w:r>
      </w:ins>
      <w:r w:rsidRPr="00533A5A">
        <w:rPr>
          <w:rFonts w:ascii="Times New Roman" w:eastAsia="Times New Roman" w:hAnsi="Times New Roman" w:cs="Times New Roman"/>
          <w:color w:val="333333"/>
          <w:sz w:val="17"/>
          <w:szCs w:val="17"/>
        </w:rPr>
        <w:t>.</w:t>
      </w:r>
    </w:p>
    <w:p w14:paraId="61B2A3DD"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3)</w:t>
      </w:r>
      <w:del w:id="62" w:author="Chambers, Wesley A. (MSFC-EV44)" w:date="2021-03-05T13:58:00Z">
        <w:r w:rsidRPr="00533A5A" w:rsidDel="00F72CB4">
          <w:rPr>
            <w:rFonts w:ascii="Times New Roman" w:eastAsia="Times New Roman" w:hAnsi="Times New Roman" w:cs="Times New Roman"/>
            <w:color w:val="333333"/>
            <w:sz w:val="17"/>
            <w:szCs w:val="17"/>
          </w:rPr>
          <w:delText xml:space="preserve"> Finally, </w:delText>
        </w:r>
      </w:del>
      <w:ins w:id="63" w:author="Chambers, Wesley A. (MSFC-EV44)" w:date="2021-03-05T13:58:00Z">
        <w:r w:rsidR="00F72CB4">
          <w:rPr>
            <w:rFonts w:ascii="Times New Roman" w:eastAsia="Times New Roman" w:hAnsi="Times New Roman" w:cs="Times New Roman"/>
            <w:color w:val="333333"/>
            <w:sz w:val="17"/>
            <w:szCs w:val="17"/>
          </w:rPr>
          <w:t xml:space="preserve"> T</w:t>
        </w:r>
      </w:ins>
      <w:del w:id="64" w:author="Chambers, Wesley A. (MSFC-EV44)" w:date="2021-03-05T13:58:00Z">
        <w:r w:rsidRPr="00533A5A" w:rsidDel="00F72CB4">
          <w:rPr>
            <w:rFonts w:ascii="Times New Roman" w:eastAsia="Times New Roman" w:hAnsi="Times New Roman" w:cs="Times New Roman"/>
            <w:color w:val="333333"/>
            <w:sz w:val="17"/>
            <w:szCs w:val="17"/>
          </w:rPr>
          <w:delText>t</w:delText>
        </w:r>
      </w:del>
      <w:r w:rsidRPr="00533A5A">
        <w:rPr>
          <w:rFonts w:ascii="Times New Roman" w:eastAsia="Times New Roman" w:hAnsi="Times New Roman" w:cs="Times New Roman"/>
          <w:color w:val="333333"/>
          <w:sz w:val="17"/>
          <w:szCs w:val="17"/>
        </w:rPr>
        <w:t xml:space="preserve">he third element is to </w:t>
      </w:r>
      <w:del w:id="65" w:author="Chambers, Wesley A. (MSFC-EV44)" w:date="2021-03-05T14:00:00Z">
        <w:r w:rsidRPr="00533A5A" w:rsidDel="00F72CB4">
          <w:rPr>
            <w:rFonts w:ascii="Times New Roman" w:eastAsia="Times New Roman" w:hAnsi="Times New Roman" w:cs="Times New Roman"/>
            <w:color w:val="333333"/>
            <w:sz w:val="17"/>
            <w:szCs w:val="17"/>
          </w:rPr>
          <w:delText xml:space="preserve">count </w:delText>
        </w:r>
      </w:del>
      <w:ins w:id="66" w:author="Chambers, Wesley A. (MSFC-EV44)" w:date="2021-03-05T14:00:00Z">
        <w:r w:rsidR="00F72CB4">
          <w:rPr>
            <w:rFonts w:ascii="Times New Roman" w:eastAsia="Times New Roman" w:hAnsi="Times New Roman" w:cs="Times New Roman"/>
            <w:color w:val="333333"/>
            <w:sz w:val="17"/>
            <w:szCs w:val="17"/>
          </w:rPr>
          <w:t>sum</w:t>
        </w:r>
        <w:r w:rsidR="00F72CB4" w:rsidRPr="00533A5A">
          <w:rPr>
            <w:rFonts w:ascii="Times New Roman" w:eastAsia="Times New Roman" w:hAnsi="Times New Roman" w:cs="Times New Roman"/>
            <w:color w:val="333333"/>
            <w:sz w:val="17"/>
            <w:szCs w:val="17"/>
          </w:rPr>
          <w:t xml:space="preserve"> </w:t>
        </w:r>
      </w:ins>
      <w:r w:rsidRPr="00533A5A">
        <w:rPr>
          <w:rFonts w:ascii="Times New Roman" w:eastAsia="Times New Roman" w:hAnsi="Times New Roman" w:cs="Times New Roman"/>
          <w:color w:val="333333"/>
          <w:sz w:val="17"/>
          <w:szCs w:val="17"/>
        </w:rPr>
        <w:t xml:space="preserve">the ejected mass </w:t>
      </w:r>
      <w:del w:id="67" w:author="Chambers, Wesley A. (MSFC-EV44)" w:date="2021-03-05T13:59:00Z">
        <w:r w:rsidRPr="00533A5A" w:rsidDel="00F72CB4">
          <w:rPr>
            <w:rFonts w:ascii="Times New Roman" w:eastAsia="Times New Roman" w:hAnsi="Times New Roman" w:cs="Times New Roman"/>
            <w:color w:val="333333"/>
            <w:sz w:val="17"/>
            <w:szCs w:val="17"/>
          </w:rPr>
          <w:delText xml:space="preserve">from impacts over the entire Moon </w:delText>
        </w:r>
      </w:del>
      <w:r w:rsidRPr="00533A5A">
        <w:rPr>
          <w:rFonts w:ascii="Times New Roman" w:eastAsia="Times New Roman" w:hAnsi="Times New Roman" w:cs="Times New Roman"/>
          <w:color w:val="333333"/>
          <w:sz w:val="17"/>
          <w:szCs w:val="17"/>
        </w:rPr>
        <w:t>that reach</w:t>
      </w:r>
      <w:ins w:id="68" w:author="Chambers, Wesley A. (MSFC-EV44)" w:date="2021-03-05T13:59:00Z">
        <w:r w:rsidR="00F72CB4">
          <w:rPr>
            <w:rFonts w:ascii="Times New Roman" w:eastAsia="Times New Roman" w:hAnsi="Times New Roman" w:cs="Times New Roman"/>
            <w:color w:val="333333"/>
            <w:sz w:val="17"/>
            <w:szCs w:val="17"/>
          </w:rPr>
          <w:t>es</w:t>
        </w:r>
      </w:ins>
      <w:r w:rsidRPr="00533A5A">
        <w:rPr>
          <w:rFonts w:ascii="Times New Roman" w:eastAsia="Times New Roman" w:hAnsi="Times New Roman" w:cs="Times New Roman"/>
          <w:color w:val="333333"/>
          <w:sz w:val="17"/>
          <w:szCs w:val="17"/>
        </w:rPr>
        <w:t xml:space="preserve"> a certain region-of-interest (ROI)</w:t>
      </w:r>
      <w:ins w:id="69" w:author="Chambers, Wesley A. (MSFC-EV44)" w:date="2021-03-05T14:00:00Z">
        <w:r w:rsidR="00F72CB4">
          <w:rPr>
            <w:rFonts w:ascii="Times New Roman" w:eastAsia="Times New Roman" w:hAnsi="Times New Roman" w:cs="Times New Roman"/>
            <w:color w:val="333333"/>
            <w:sz w:val="17"/>
            <w:szCs w:val="17"/>
          </w:rPr>
          <w:t>, considering impacts over the entire lunar surface.</w:t>
        </w:r>
      </w:ins>
      <w:del w:id="70" w:author="Chambers, Wesley A. (MSFC-EV44)" w:date="2021-03-05T13:59:00Z">
        <w:r w:rsidRPr="00533A5A" w:rsidDel="00F72CB4">
          <w:rPr>
            <w:rFonts w:ascii="Times New Roman" w:eastAsia="Times New Roman" w:hAnsi="Times New Roman" w:cs="Times New Roman"/>
            <w:color w:val="333333"/>
            <w:sz w:val="17"/>
            <w:szCs w:val="17"/>
          </w:rPr>
          <w:delText>.</w:delText>
        </w:r>
      </w:del>
      <w:r w:rsidRPr="00533A5A">
        <w:rPr>
          <w:rFonts w:ascii="Times New Roman" w:eastAsia="Times New Roman" w:hAnsi="Times New Roman" w:cs="Times New Roman"/>
          <w:color w:val="333333"/>
          <w:sz w:val="17"/>
          <w:szCs w:val="17"/>
        </w:rPr>
        <w:t xml:space="preserve"> </w:t>
      </w:r>
      <w:del w:id="71" w:author="Chambers, Wesley A. (MSFC-EV44)" w:date="2021-03-05T14:00:00Z">
        <w:r w:rsidRPr="00533A5A" w:rsidDel="00F72CB4">
          <w:rPr>
            <w:rFonts w:ascii="Times New Roman" w:eastAsia="Times New Roman" w:hAnsi="Times New Roman" w:cs="Times New Roman"/>
            <w:color w:val="333333"/>
            <w:sz w:val="17"/>
            <w:szCs w:val="17"/>
          </w:rPr>
          <w:delText>In doing so, this</w:delText>
        </w:r>
      </w:del>
      <w:ins w:id="72" w:author="Chambers, Wesley A. (MSFC-EV44)" w:date="2021-03-05T14:00:00Z">
        <w:r w:rsidR="00F72CB4">
          <w:rPr>
            <w:rFonts w:ascii="Times New Roman" w:eastAsia="Times New Roman" w:hAnsi="Times New Roman" w:cs="Times New Roman"/>
            <w:color w:val="333333"/>
            <w:sz w:val="17"/>
            <w:szCs w:val="17"/>
          </w:rPr>
          <w:t>This</w:t>
        </w:r>
      </w:ins>
      <w:r w:rsidRPr="00533A5A">
        <w:rPr>
          <w:rFonts w:ascii="Times New Roman" w:eastAsia="Times New Roman" w:hAnsi="Times New Roman" w:cs="Times New Roman"/>
          <w:color w:val="333333"/>
          <w:sz w:val="17"/>
          <w:szCs w:val="17"/>
        </w:rPr>
        <w:t xml:space="preserve"> provides the secondary ejecta environment as a function of </w:t>
      </w:r>
      <w:commentRangeStart w:id="73"/>
      <w:r w:rsidRPr="00533A5A">
        <w:rPr>
          <w:rFonts w:ascii="Times New Roman" w:eastAsia="Times New Roman" w:hAnsi="Times New Roman" w:cs="Times New Roman"/>
          <w:color w:val="333333"/>
          <w:sz w:val="17"/>
          <w:szCs w:val="17"/>
        </w:rPr>
        <w:t>angle</w:t>
      </w:r>
      <w:commentRangeEnd w:id="73"/>
      <w:r w:rsidR="00F72CB4">
        <w:rPr>
          <w:rStyle w:val="CommentReference"/>
        </w:rPr>
        <w:commentReference w:id="73"/>
      </w:r>
      <w:r w:rsidRPr="00533A5A">
        <w:rPr>
          <w:rFonts w:ascii="Times New Roman" w:eastAsia="Times New Roman" w:hAnsi="Times New Roman" w:cs="Times New Roman"/>
          <w:color w:val="333333"/>
          <w:sz w:val="17"/>
          <w:szCs w:val="17"/>
        </w:rPr>
        <w:t xml:space="preserve">, speed, and </w:t>
      </w:r>
      <w:ins w:id="74" w:author="Chambers, Wesley A. (MSFC-EV44)" w:date="2021-03-05T14:00:00Z">
        <w:r w:rsidR="00F72CB4">
          <w:rPr>
            <w:rFonts w:ascii="Times New Roman" w:eastAsia="Times New Roman" w:hAnsi="Times New Roman" w:cs="Times New Roman"/>
            <w:color w:val="333333"/>
            <w:sz w:val="17"/>
            <w:szCs w:val="17"/>
          </w:rPr>
          <w:t xml:space="preserve">origin </w:t>
        </w:r>
      </w:ins>
      <w:r w:rsidRPr="00533A5A">
        <w:rPr>
          <w:rFonts w:ascii="Times New Roman" w:eastAsia="Times New Roman" w:hAnsi="Times New Roman" w:cs="Times New Roman"/>
          <w:color w:val="333333"/>
          <w:sz w:val="17"/>
          <w:szCs w:val="17"/>
        </w:rPr>
        <w:t>location on the lunar surface (see the left most plot in the figure above).</w:t>
      </w:r>
    </w:p>
    <w:p w14:paraId="1D4543F5" w14:textId="77777777" w:rsidR="00533A5A" w:rsidRPr="00533A5A" w:rsidRDefault="00533A5A" w:rsidP="00533A5A">
      <w:pPr>
        <w:spacing w:after="0" w:line="312" w:lineRule="atLeast"/>
        <w:outlineLvl w:val="1"/>
        <w:rPr>
          <w:rFonts w:ascii="PT Sans" w:eastAsia="Times New Roman" w:hAnsi="PT Sans" w:cs="Times New Roman"/>
          <w:caps/>
          <w:color w:val="333333"/>
          <w:sz w:val="32"/>
          <w:szCs w:val="32"/>
        </w:rPr>
      </w:pPr>
      <w:r w:rsidRPr="00533A5A">
        <w:rPr>
          <w:rFonts w:ascii="PT Sans" w:eastAsia="Times New Roman" w:hAnsi="PT Sans" w:cs="Times New Roman"/>
          <w:caps/>
          <w:color w:val="333333"/>
          <w:sz w:val="32"/>
          <w:szCs w:val="32"/>
        </w:rPr>
        <w:t>METHODS</w:t>
      </w:r>
    </w:p>
    <w:p w14:paraId="054CCC59"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The primary meteoroid environment used in </w:t>
      </w:r>
      <w:proofErr w:type="spellStart"/>
      <w:r w:rsidRPr="00533A5A">
        <w:rPr>
          <w:rFonts w:ascii="Times New Roman" w:eastAsia="Times New Roman" w:hAnsi="Times New Roman" w:cs="Times New Roman"/>
          <w:color w:val="333333"/>
          <w:sz w:val="17"/>
          <w:szCs w:val="17"/>
        </w:rPr>
        <w:t>MeMoSeE</w:t>
      </w:r>
      <w:proofErr w:type="spellEnd"/>
      <w:r w:rsidRPr="00533A5A">
        <w:rPr>
          <w:rFonts w:ascii="Times New Roman" w:eastAsia="Times New Roman" w:hAnsi="Times New Roman" w:cs="Times New Roman"/>
          <w:color w:val="333333"/>
          <w:sz w:val="17"/>
          <w:szCs w:val="17"/>
        </w:rPr>
        <w:t xml:space="preserve"> is defined by the sporadic meteoroids from MEM3 and the NEO population. </w:t>
      </w:r>
      <w:commentRangeStart w:id="75"/>
      <w:r w:rsidRPr="00533A5A">
        <w:rPr>
          <w:rFonts w:ascii="Times New Roman" w:eastAsia="Times New Roman" w:hAnsi="Times New Roman" w:cs="Times New Roman"/>
          <w:color w:val="333333"/>
          <w:sz w:val="17"/>
          <w:szCs w:val="17"/>
        </w:rPr>
        <w:t xml:space="preserve">The timeframe and the lunar surface location </w:t>
      </w:r>
      <w:proofErr w:type="gramStart"/>
      <w:r w:rsidRPr="00533A5A">
        <w:rPr>
          <w:rFonts w:ascii="Times New Roman" w:eastAsia="Times New Roman" w:hAnsi="Times New Roman" w:cs="Times New Roman"/>
          <w:color w:val="333333"/>
          <w:sz w:val="17"/>
          <w:szCs w:val="17"/>
        </w:rPr>
        <w:t>is</w:t>
      </w:r>
      <w:proofErr w:type="gramEnd"/>
      <w:r w:rsidRPr="00533A5A">
        <w:rPr>
          <w:rFonts w:ascii="Times New Roman" w:eastAsia="Times New Roman" w:hAnsi="Times New Roman" w:cs="Times New Roman"/>
          <w:color w:val="333333"/>
          <w:sz w:val="17"/>
          <w:szCs w:val="17"/>
        </w:rPr>
        <w:t xml:space="preserve"> controlled by the </w:t>
      </w:r>
      <w:del w:id="76" w:author="Chambers, Wesley A. (MSFC-EV44)" w:date="2021-03-05T14:02:00Z">
        <w:r w:rsidRPr="00533A5A" w:rsidDel="00F72CB4">
          <w:rPr>
            <w:rFonts w:ascii="Times New Roman" w:eastAsia="Times New Roman" w:hAnsi="Times New Roman" w:cs="Times New Roman"/>
            <w:color w:val="333333"/>
            <w:sz w:val="17"/>
            <w:szCs w:val="17"/>
          </w:rPr>
          <w:delText>ephermeris</w:delText>
        </w:r>
      </w:del>
      <w:ins w:id="77" w:author="Chambers, Wesley A. (MSFC-EV44)" w:date="2021-03-05T14:02:00Z">
        <w:r w:rsidR="00F72CB4" w:rsidRPr="00533A5A">
          <w:rPr>
            <w:rFonts w:ascii="Times New Roman" w:eastAsia="Times New Roman" w:hAnsi="Times New Roman" w:cs="Times New Roman"/>
            <w:color w:val="333333"/>
            <w:sz w:val="17"/>
            <w:szCs w:val="17"/>
          </w:rPr>
          <w:t>ephemeris</w:t>
        </w:r>
      </w:ins>
      <w:r w:rsidRPr="00533A5A">
        <w:rPr>
          <w:rFonts w:ascii="Times New Roman" w:eastAsia="Times New Roman" w:hAnsi="Times New Roman" w:cs="Times New Roman"/>
          <w:color w:val="333333"/>
          <w:sz w:val="17"/>
          <w:szCs w:val="17"/>
        </w:rPr>
        <w:t xml:space="preserve"> chosen</w:t>
      </w:r>
      <w:commentRangeEnd w:id="75"/>
      <w:r w:rsidR="00F72CB4">
        <w:rPr>
          <w:rStyle w:val="CommentReference"/>
        </w:rPr>
        <w:commentReference w:id="75"/>
      </w:r>
      <w:r w:rsidRPr="00533A5A">
        <w:rPr>
          <w:rFonts w:ascii="Times New Roman" w:eastAsia="Times New Roman" w:hAnsi="Times New Roman" w:cs="Times New Roman"/>
          <w:color w:val="333333"/>
          <w:sz w:val="17"/>
          <w:szCs w:val="17"/>
        </w:rPr>
        <w:t>, e.g., a 19-year Metonic cycle with 5 degree latitude and 90 degree longitude intervals. Shown below are different impact angle-speed flux distributions of the</w:t>
      </w:r>
      <w:ins w:id="78" w:author="Chambers, Wesley A. (MSFC-EV44)" w:date="2021-03-05T14:04:00Z">
        <w:r w:rsidR="00F72CB4">
          <w:rPr>
            <w:rFonts w:ascii="Times New Roman" w:eastAsia="Times New Roman" w:hAnsi="Times New Roman" w:cs="Times New Roman"/>
            <w:color w:val="333333"/>
            <w:sz w:val="17"/>
            <w:szCs w:val="17"/>
          </w:rPr>
          <w:t xml:space="preserve"> </w:t>
        </w:r>
        <w:commentRangeStart w:id="79"/>
        <w:r w:rsidR="00F72CB4">
          <w:rPr>
            <w:rFonts w:ascii="Times New Roman" w:eastAsia="Times New Roman" w:hAnsi="Times New Roman" w:cs="Times New Roman"/>
            <w:color w:val="333333"/>
            <w:sz w:val="17"/>
            <w:szCs w:val="17"/>
          </w:rPr>
          <w:t>[INSERT MODEL NAME</w:t>
        </w:r>
      </w:ins>
      <w:ins w:id="80" w:author="Chambers, Wesley A. (MSFC-EV44)" w:date="2021-03-05T14:05:00Z">
        <w:r w:rsidR="00F72CB4">
          <w:rPr>
            <w:rFonts w:ascii="Times New Roman" w:eastAsia="Times New Roman" w:hAnsi="Times New Roman" w:cs="Times New Roman"/>
            <w:color w:val="333333"/>
            <w:sz w:val="17"/>
            <w:szCs w:val="17"/>
          </w:rPr>
          <w:t>]</w:t>
        </w:r>
      </w:ins>
      <w:r w:rsidRPr="00533A5A">
        <w:rPr>
          <w:rFonts w:ascii="Times New Roman" w:eastAsia="Times New Roman" w:hAnsi="Times New Roman" w:cs="Times New Roman"/>
          <w:color w:val="333333"/>
          <w:sz w:val="17"/>
          <w:szCs w:val="17"/>
        </w:rPr>
        <w:t xml:space="preserve"> </w:t>
      </w:r>
      <w:commentRangeEnd w:id="79"/>
      <w:r w:rsidR="00F72CB4">
        <w:rPr>
          <w:rStyle w:val="CommentReference"/>
        </w:rPr>
        <w:commentReference w:id="79"/>
      </w:r>
      <w:proofErr w:type="spellStart"/>
      <w:r w:rsidRPr="00533A5A">
        <w:rPr>
          <w:rFonts w:ascii="Times New Roman" w:eastAsia="Times New Roman" w:hAnsi="Times New Roman" w:cs="Times New Roman"/>
          <w:color w:val="333333"/>
          <w:sz w:val="17"/>
          <w:szCs w:val="17"/>
        </w:rPr>
        <w:t>helion</w:t>
      </w:r>
      <w:proofErr w:type="spellEnd"/>
      <w:r w:rsidRPr="00533A5A">
        <w:rPr>
          <w:rFonts w:ascii="Times New Roman" w:eastAsia="Times New Roman" w:hAnsi="Times New Roman" w:cs="Times New Roman"/>
          <w:color w:val="333333"/>
          <w:sz w:val="17"/>
          <w:szCs w:val="17"/>
        </w:rPr>
        <w:t>/</w:t>
      </w:r>
      <w:proofErr w:type="spellStart"/>
      <w:r w:rsidRPr="00533A5A">
        <w:rPr>
          <w:rFonts w:ascii="Times New Roman" w:eastAsia="Times New Roman" w:hAnsi="Times New Roman" w:cs="Times New Roman"/>
          <w:color w:val="333333"/>
          <w:sz w:val="17"/>
          <w:szCs w:val="17"/>
        </w:rPr>
        <w:t>antihelion</w:t>
      </w:r>
      <w:proofErr w:type="spellEnd"/>
      <w:r w:rsidRPr="00533A5A">
        <w:rPr>
          <w:rFonts w:ascii="Times New Roman" w:eastAsia="Times New Roman" w:hAnsi="Times New Roman" w:cs="Times New Roman"/>
          <w:color w:val="333333"/>
          <w:sz w:val="17"/>
          <w:szCs w:val="17"/>
        </w:rPr>
        <w:t xml:space="preserve"> source (top row) and apex/toroidal source (bottom row) for the lunar poles (left column), +/-45 degrees (middle </w:t>
      </w:r>
      <w:del w:id="81" w:author="Chambers, Wesley A. (MSFC-EV44)" w:date="2021-03-05T14:03:00Z">
        <w:r w:rsidRPr="00533A5A" w:rsidDel="00F72CB4">
          <w:rPr>
            <w:rFonts w:ascii="Times New Roman" w:eastAsia="Times New Roman" w:hAnsi="Times New Roman" w:cs="Times New Roman"/>
            <w:color w:val="333333"/>
            <w:sz w:val="17"/>
            <w:szCs w:val="17"/>
          </w:rPr>
          <w:delText>colimn</w:delText>
        </w:r>
      </w:del>
      <w:ins w:id="82" w:author="Chambers, Wesley A. (MSFC-EV44)" w:date="2021-03-05T14:03:00Z">
        <w:r w:rsidR="00F72CB4" w:rsidRPr="00533A5A">
          <w:rPr>
            <w:rFonts w:ascii="Times New Roman" w:eastAsia="Times New Roman" w:hAnsi="Times New Roman" w:cs="Times New Roman"/>
            <w:color w:val="333333"/>
            <w:sz w:val="17"/>
            <w:szCs w:val="17"/>
          </w:rPr>
          <w:t>column</w:t>
        </w:r>
      </w:ins>
      <w:r w:rsidRPr="00533A5A">
        <w:rPr>
          <w:rFonts w:ascii="Times New Roman" w:eastAsia="Times New Roman" w:hAnsi="Times New Roman" w:cs="Times New Roman"/>
          <w:color w:val="333333"/>
          <w:sz w:val="17"/>
          <w:szCs w:val="17"/>
        </w:rPr>
        <w:t>), and the lunar equator (right column).</w:t>
      </w:r>
    </w:p>
    <w:p w14:paraId="6E482A9A"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noProof/>
          <w:color w:val="333333"/>
          <w:sz w:val="17"/>
          <w:szCs w:val="17"/>
        </w:rPr>
        <w:drawing>
          <wp:inline distT="0" distB="0" distL="0" distR="0" wp14:anchorId="54994F3B" wp14:editId="18816B3E">
            <wp:extent cx="5943600" cy="343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37890"/>
                    </a:xfrm>
                    <a:prstGeom prst="rect">
                      <a:avLst/>
                    </a:prstGeom>
                    <a:noFill/>
                    <a:ln>
                      <a:noFill/>
                    </a:ln>
                  </pic:spPr>
                </pic:pic>
              </a:graphicData>
            </a:graphic>
          </wp:inline>
        </w:drawing>
      </w:r>
    </w:p>
    <w:p w14:paraId="61973F98"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del w:id="83" w:author="Chambers, Wesley A. (MSFC-EV44)" w:date="2021-03-05T14:06:00Z">
        <w:r w:rsidRPr="00533A5A" w:rsidDel="00F72CB4">
          <w:rPr>
            <w:rFonts w:ascii="Times New Roman" w:eastAsia="Times New Roman" w:hAnsi="Times New Roman" w:cs="Times New Roman"/>
            <w:color w:val="333333"/>
            <w:sz w:val="17"/>
            <w:szCs w:val="17"/>
          </w:rPr>
          <w:delText>Not only does the</w:delText>
        </w:r>
      </w:del>
      <w:ins w:id="84" w:author="Chambers, Wesley A. (MSFC-EV44)" w:date="2021-03-05T14:06:00Z">
        <w:r w:rsidR="00F72CB4">
          <w:rPr>
            <w:rFonts w:ascii="Times New Roman" w:eastAsia="Times New Roman" w:hAnsi="Times New Roman" w:cs="Times New Roman"/>
            <w:color w:val="333333"/>
            <w:sz w:val="17"/>
            <w:szCs w:val="17"/>
          </w:rPr>
          <w:t>The</w:t>
        </w:r>
      </w:ins>
      <w:ins w:id="85" w:author="Chambers, Wesley A. (MSFC-EV44)" w:date="2021-03-05T14:07:00Z">
        <w:r w:rsidR="00F72CB4">
          <w:rPr>
            <w:rFonts w:ascii="Times New Roman" w:eastAsia="Times New Roman" w:hAnsi="Times New Roman" w:cs="Times New Roman"/>
            <w:color w:val="333333"/>
            <w:sz w:val="17"/>
            <w:szCs w:val="17"/>
          </w:rPr>
          <w:t xml:space="preserve"> </w:t>
        </w:r>
        <w:commentRangeStart w:id="86"/>
        <w:r w:rsidR="00F72CB4">
          <w:rPr>
            <w:rFonts w:ascii="Times New Roman" w:eastAsia="Times New Roman" w:hAnsi="Times New Roman" w:cs="Times New Roman"/>
            <w:color w:val="333333"/>
            <w:sz w:val="17"/>
            <w:szCs w:val="17"/>
          </w:rPr>
          <w:t>incident</w:t>
        </w:r>
      </w:ins>
      <w:r w:rsidRPr="00533A5A">
        <w:rPr>
          <w:rFonts w:ascii="Times New Roman" w:eastAsia="Times New Roman" w:hAnsi="Times New Roman" w:cs="Times New Roman"/>
          <w:color w:val="333333"/>
          <w:sz w:val="17"/>
          <w:szCs w:val="17"/>
        </w:rPr>
        <w:t xml:space="preserve"> impact angle </w:t>
      </w:r>
      <w:commentRangeEnd w:id="86"/>
      <w:r w:rsidR="00F72CB4">
        <w:rPr>
          <w:rStyle w:val="CommentReference"/>
        </w:rPr>
        <w:commentReference w:id="86"/>
      </w:r>
      <w:r w:rsidRPr="00533A5A">
        <w:rPr>
          <w:rFonts w:ascii="Times New Roman" w:eastAsia="Times New Roman" w:hAnsi="Times New Roman" w:cs="Times New Roman"/>
          <w:color w:val="333333"/>
          <w:sz w:val="17"/>
          <w:szCs w:val="17"/>
        </w:rPr>
        <w:t xml:space="preserve">of the primary environment </w:t>
      </w:r>
      <w:del w:id="87" w:author="Chambers, Wesley A. (MSFC-EV44)" w:date="2021-03-05T14:07:00Z">
        <w:r w:rsidRPr="00533A5A" w:rsidDel="00F72CB4">
          <w:rPr>
            <w:rFonts w:ascii="Times New Roman" w:eastAsia="Times New Roman" w:hAnsi="Times New Roman" w:cs="Times New Roman"/>
            <w:color w:val="333333"/>
            <w:sz w:val="17"/>
            <w:szCs w:val="17"/>
          </w:rPr>
          <w:delText>change as a function of lunar latitude, but so does the</w:delText>
        </w:r>
      </w:del>
      <w:ins w:id="88" w:author="Chambers, Wesley A. (MSFC-EV44)" w:date="2021-03-05T14:07:00Z">
        <w:r w:rsidR="00F72CB4">
          <w:rPr>
            <w:rFonts w:ascii="Times New Roman" w:eastAsia="Times New Roman" w:hAnsi="Times New Roman" w:cs="Times New Roman"/>
            <w:color w:val="333333"/>
            <w:sz w:val="17"/>
            <w:szCs w:val="17"/>
          </w:rPr>
          <w:t>also changes as a function of lunar</w:t>
        </w:r>
      </w:ins>
      <w:r w:rsidRPr="00533A5A">
        <w:rPr>
          <w:rFonts w:ascii="Times New Roman" w:eastAsia="Times New Roman" w:hAnsi="Times New Roman" w:cs="Times New Roman"/>
          <w:color w:val="333333"/>
          <w:sz w:val="17"/>
          <w:szCs w:val="17"/>
        </w:rPr>
        <w:t xml:space="preserve"> impact</w:t>
      </w:r>
      <w:ins w:id="89" w:author="Chambers, Wesley A. (MSFC-EV44)" w:date="2021-03-05T14:07:00Z">
        <w:r w:rsidR="00F72CB4">
          <w:rPr>
            <w:rFonts w:ascii="Times New Roman" w:eastAsia="Times New Roman" w:hAnsi="Times New Roman" w:cs="Times New Roman"/>
            <w:color w:val="333333"/>
            <w:sz w:val="17"/>
            <w:szCs w:val="17"/>
          </w:rPr>
          <w:t xml:space="preserve"> </w:t>
        </w:r>
      </w:ins>
      <w:ins w:id="90" w:author="Chambers, Wesley A. (MSFC-EV44)" w:date="2021-03-05T14:08:00Z">
        <w:r w:rsidR="00F72CB4">
          <w:rPr>
            <w:rFonts w:ascii="Times New Roman" w:eastAsia="Times New Roman" w:hAnsi="Times New Roman" w:cs="Times New Roman"/>
            <w:color w:val="333333"/>
            <w:sz w:val="17"/>
            <w:szCs w:val="17"/>
          </w:rPr>
          <w:t>geographic</w:t>
        </w:r>
      </w:ins>
      <w:r w:rsidRPr="00533A5A">
        <w:rPr>
          <w:rFonts w:ascii="Times New Roman" w:eastAsia="Times New Roman" w:hAnsi="Times New Roman" w:cs="Times New Roman"/>
          <w:color w:val="333333"/>
          <w:sz w:val="17"/>
          <w:szCs w:val="17"/>
        </w:rPr>
        <w:t xml:space="preserve"> azimuth as shown in the figure below (similar to the above figure).</w:t>
      </w:r>
    </w:p>
    <w:p w14:paraId="026F888F"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noProof/>
          <w:color w:val="333333"/>
          <w:sz w:val="17"/>
          <w:szCs w:val="17"/>
        </w:rPr>
        <w:lastRenderedPageBreak/>
        <w:drawing>
          <wp:inline distT="0" distB="0" distL="0" distR="0" wp14:anchorId="37FBF713" wp14:editId="58426DAA">
            <wp:extent cx="5943600" cy="3518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18535"/>
                    </a:xfrm>
                    <a:prstGeom prst="rect">
                      <a:avLst/>
                    </a:prstGeom>
                    <a:noFill/>
                    <a:ln>
                      <a:noFill/>
                    </a:ln>
                  </pic:spPr>
                </pic:pic>
              </a:graphicData>
            </a:graphic>
          </wp:inline>
        </w:drawing>
      </w:r>
    </w:p>
    <w:p w14:paraId="0BD67D5D"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w:t>
      </w:r>
    </w:p>
    <w:p w14:paraId="3E942118"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The ejecta mass can be computed from scaling laws found in Table 1 of </w:t>
      </w:r>
      <w:proofErr w:type="spellStart"/>
      <w:r w:rsidRPr="00533A5A">
        <w:rPr>
          <w:rFonts w:ascii="Times New Roman" w:eastAsia="Times New Roman" w:hAnsi="Times New Roman" w:cs="Times New Roman"/>
          <w:color w:val="333333"/>
          <w:sz w:val="17"/>
          <w:szCs w:val="17"/>
        </w:rPr>
        <w:t>Housen</w:t>
      </w:r>
      <w:proofErr w:type="spellEnd"/>
      <w:r w:rsidRPr="00533A5A">
        <w:rPr>
          <w:rFonts w:ascii="Times New Roman" w:eastAsia="Times New Roman" w:hAnsi="Times New Roman" w:cs="Times New Roman"/>
          <w:color w:val="333333"/>
          <w:sz w:val="17"/>
          <w:szCs w:val="17"/>
        </w:rPr>
        <w:t xml:space="preserve"> &amp; </w:t>
      </w:r>
      <w:proofErr w:type="spellStart"/>
      <w:r w:rsidRPr="00533A5A">
        <w:rPr>
          <w:rFonts w:ascii="Times New Roman" w:eastAsia="Times New Roman" w:hAnsi="Times New Roman" w:cs="Times New Roman"/>
          <w:color w:val="333333"/>
          <w:sz w:val="17"/>
          <w:szCs w:val="17"/>
        </w:rPr>
        <w:t>Holsapple</w:t>
      </w:r>
      <w:proofErr w:type="spellEnd"/>
      <w:r w:rsidRPr="00533A5A">
        <w:rPr>
          <w:rFonts w:ascii="Times New Roman" w:eastAsia="Times New Roman" w:hAnsi="Times New Roman" w:cs="Times New Roman"/>
          <w:color w:val="333333"/>
          <w:sz w:val="17"/>
          <w:szCs w:val="17"/>
        </w:rPr>
        <w:t xml:space="preserve"> 2011. In order to map ejecta from an impact location to the ROI, the following equation is used (c.f., Eq (1) of Vickery 1986)</w:t>
      </w:r>
    </w:p>
    <w:p w14:paraId="53C66B0D"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noProof/>
          <w:color w:val="333333"/>
          <w:sz w:val="17"/>
          <w:szCs w:val="17"/>
        </w:rPr>
        <w:drawing>
          <wp:inline distT="0" distB="0" distL="0" distR="0" wp14:anchorId="077603D4" wp14:editId="557D9329">
            <wp:extent cx="5943600" cy="1858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58010"/>
                    </a:xfrm>
                    <a:prstGeom prst="rect">
                      <a:avLst/>
                    </a:prstGeom>
                    <a:noFill/>
                    <a:ln>
                      <a:noFill/>
                    </a:ln>
                  </pic:spPr>
                </pic:pic>
              </a:graphicData>
            </a:graphic>
          </wp:inline>
        </w:drawing>
      </w:r>
    </w:p>
    <w:p w14:paraId="7E05BE5D"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where D is the distance from the point-of-impact (POI) to the ROI, v is the ejecta speed, and gamma is the ejecta angle from zenith. This equation can also be solved for the ejecta speed or the ejecta angle, depending on what variables are known </w:t>
      </w:r>
      <w:commentRangeStart w:id="91"/>
      <w:r w:rsidRPr="00533A5A">
        <w:rPr>
          <w:rFonts w:ascii="Times New Roman" w:eastAsia="Times New Roman" w:hAnsi="Times New Roman" w:cs="Times New Roman"/>
          <w:color w:val="333333"/>
          <w:sz w:val="17"/>
          <w:szCs w:val="17"/>
        </w:rPr>
        <w:t>a priori</w:t>
      </w:r>
      <w:commentRangeEnd w:id="91"/>
      <w:r w:rsidR="005A3ADD">
        <w:rPr>
          <w:rStyle w:val="CommentReference"/>
        </w:rPr>
        <w:commentReference w:id="91"/>
      </w:r>
      <w:r w:rsidRPr="00533A5A">
        <w:rPr>
          <w:rFonts w:ascii="Times New Roman" w:eastAsia="Times New Roman" w:hAnsi="Times New Roman" w:cs="Times New Roman"/>
          <w:color w:val="333333"/>
          <w:sz w:val="17"/>
          <w:szCs w:val="17"/>
        </w:rPr>
        <w:t>.</w:t>
      </w:r>
    </w:p>
    <w:p w14:paraId="3D650486"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del w:id="92" w:author="Chambers, Wesley A. (MSFC-EV44)" w:date="2021-03-05T14:11:00Z">
        <w:r w:rsidRPr="00533A5A" w:rsidDel="005A3ADD">
          <w:rPr>
            <w:rFonts w:ascii="Times New Roman" w:eastAsia="Times New Roman" w:hAnsi="Times New Roman" w:cs="Times New Roman"/>
            <w:color w:val="333333"/>
            <w:sz w:val="17"/>
            <w:szCs w:val="17"/>
          </w:rPr>
          <w:delText>To make comparisons</w:delText>
        </w:r>
      </w:del>
      <w:ins w:id="93" w:author="Chambers, Wesley A. (MSFC-EV44)" w:date="2021-03-05T14:11:00Z">
        <w:r w:rsidR="005A3ADD">
          <w:rPr>
            <w:rFonts w:ascii="Times New Roman" w:eastAsia="Times New Roman" w:hAnsi="Times New Roman" w:cs="Times New Roman"/>
            <w:color w:val="333333"/>
            <w:sz w:val="17"/>
            <w:szCs w:val="17"/>
          </w:rPr>
          <w:t>To compare the secondary ejecta flux</w:t>
        </w:r>
      </w:ins>
      <w:r w:rsidRPr="00533A5A">
        <w:rPr>
          <w:rFonts w:ascii="Times New Roman" w:eastAsia="Times New Roman" w:hAnsi="Times New Roman" w:cs="Times New Roman"/>
          <w:color w:val="333333"/>
          <w:sz w:val="17"/>
          <w:szCs w:val="17"/>
        </w:rPr>
        <w:t xml:space="preserve"> with the primary</w:t>
      </w:r>
      <w:ins w:id="94" w:author="Chambers, Wesley A. (MSFC-EV44)" w:date="2021-03-05T14:11:00Z">
        <w:r w:rsidR="005A3ADD">
          <w:rPr>
            <w:rFonts w:ascii="Times New Roman" w:eastAsia="Times New Roman" w:hAnsi="Times New Roman" w:cs="Times New Roman"/>
            <w:color w:val="333333"/>
            <w:sz w:val="17"/>
            <w:szCs w:val="17"/>
          </w:rPr>
          <w:t xml:space="preserve"> impact</w:t>
        </w:r>
      </w:ins>
      <w:r w:rsidRPr="00533A5A">
        <w:rPr>
          <w:rFonts w:ascii="Times New Roman" w:eastAsia="Times New Roman" w:hAnsi="Times New Roman" w:cs="Times New Roman"/>
          <w:color w:val="333333"/>
          <w:sz w:val="17"/>
          <w:szCs w:val="17"/>
        </w:rPr>
        <w:t xml:space="preserve"> flux, a </w:t>
      </w:r>
      <w:del w:id="95" w:author="Chambers, Wesley A. (MSFC-EV44)" w:date="2021-03-05T14:11:00Z">
        <w:r w:rsidRPr="00533A5A" w:rsidDel="005A3ADD">
          <w:rPr>
            <w:rFonts w:ascii="Times New Roman" w:eastAsia="Times New Roman" w:hAnsi="Times New Roman" w:cs="Times New Roman"/>
            <w:color w:val="333333"/>
            <w:sz w:val="17"/>
            <w:szCs w:val="17"/>
          </w:rPr>
          <w:delText xml:space="preserve">particle </w:delText>
        </w:r>
      </w:del>
      <w:r w:rsidRPr="00533A5A">
        <w:rPr>
          <w:rFonts w:ascii="Times New Roman" w:eastAsia="Times New Roman" w:hAnsi="Times New Roman" w:cs="Times New Roman"/>
          <w:color w:val="333333"/>
          <w:sz w:val="17"/>
          <w:szCs w:val="17"/>
        </w:rPr>
        <w:t xml:space="preserve">distribution of </w:t>
      </w:r>
      <w:del w:id="96" w:author="Chambers, Wesley A. (MSFC-EV44)" w:date="2021-03-05T14:11:00Z">
        <w:r w:rsidRPr="00533A5A" w:rsidDel="005A3ADD">
          <w:rPr>
            <w:rFonts w:ascii="Times New Roman" w:eastAsia="Times New Roman" w:hAnsi="Times New Roman" w:cs="Times New Roman"/>
            <w:color w:val="333333"/>
            <w:sz w:val="17"/>
            <w:szCs w:val="17"/>
          </w:rPr>
          <w:delText xml:space="preserve">the </w:delText>
        </w:r>
      </w:del>
      <w:r w:rsidRPr="00533A5A">
        <w:rPr>
          <w:rFonts w:ascii="Times New Roman" w:eastAsia="Times New Roman" w:hAnsi="Times New Roman" w:cs="Times New Roman"/>
          <w:color w:val="333333"/>
          <w:sz w:val="17"/>
          <w:szCs w:val="17"/>
        </w:rPr>
        <w:t xml:space="preserve">ejecta particles is needed to relate ejecta mass to number of particles ejected. In </w:t>
      </w:r>
      <w:proofErr w:type="spellStart"/>
      <w:r w:rsidRPr="00533A5A">
        <w:rPr>
          <w:rFonts w:ascii="Times New Roman" w:eastAsia="Times New Roman" w:hAnsi="Times New Roman" w:cs="Times New Roman"/>
          <w:color w:val="333333"/>
          <w:sz w:val="17"/>
          <w:szCs w:val="17"/>
        </w:rPr>
        <w:t>MeMoSeE</w:t>
      </w:r>
      <w:proofErr w:type="spellEnd"/>
      <w:r w:rsidRPr="00533A5A">
        <w:rPr>
          <w:rFonts w:ascii="Times New Roman" w:eastAsia="Times New Roman" w:hAnsi="Times New Roman" w:cs="Times New Roman"/>
          <w:color w:val="333333"/>
          <w:sz w:val="17"/>
          <w:szCs w:val="17"/>
        </w:rPr>
        <w:t>, the lunar regolith particle size distribution from Carrier 2003 is employed (large ejecta fragments are ignored), which can be modeled by a log-normal distribution (weighted by mass). It can be shown that the cumulative particle size distribution weighted by number is given by</w:t>
      </w:r>
    </w:p>
    <w:p w14:paraId="676B6391"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noProof/>
          <w:color w:val="333333"/>
          <w:sz w:val="17"/>
          <w:szCs w:val="17"/>
        </w:rPr>
        <w:lastRenderedPageBreak/>
        <w:drawing>
          <wp:inline distT="0" distB="0" distL="0" distR="0" wp14:anchorId="4D83801C" wp14:editId="48D68172">
            <wp:extent cx="5943600" cy="51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4350"/>
                    </a:xfrm>
                    <a:prstGeom prst="rect">
                      <a:avLst/>
                    </a:prstGeom>
                    <a:noFill/>
                    <a:ln>
                      <a:noFill/>
                    </a:ln>
                  </pic:spPr>
                </pic:pic>
              </a:graphicData>
            </a:graphic>
          </wp:inline>
        </w:drawing>
      </w:r>
    </w:p>
    <w:p w14:paraId="1DD7982E"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where rho is the particle density, x is the particle diameter in mm, mu = -2.649, and sigma = 1.786. This cumulative distribution is especially important in computing the </w:t>
      </w:r>
      <w:commentRangeStart w:id="97"/>
      <w:r w:rsidRPr="00533A5A">
        <w:rPr>
          <w:rFonts w:ascii="Times New Roman" w:eastAsia="Times New Roman" w:hAnsi="Times New Roman" w:cs="Times New Roman"/>
          <w:color w:val="333333"/>
          <w:sz w:val="17"/>
          <w:szCs w:val="17"/>
        </w:rPr>
        <w:t xml:space="preserve">PNP </w:t>
      </w:r>
      <w:commentRangeEnd w:id="97"/>
      <w:r w:rsidR="005A3ADD">
        <w:rPr>
          <w:rStyle w:val="CommentReference"/>
        </w:rPr>
        <w:commentReference w:id="97"/>
      </w:r>
      <w:r w:rsidRPr="00533A5A">
        <w:rPr>
          <w:rFonts w:ascii="Times New Roman" w:eastAsia="Times New Roman" w:hAnsi="Times New Roman" w:cs="Times New Roman"/>
          <w:color w:val="333333"/>
          <w:sz w:val="17"/>
          <w:szCs w:val="17"/>
        </w:rPr>
        <w:t xml:space="preserve">when using various </w:t>
      </w:r>
      <w:del w:id="98" w:author="Chambers, Wesley A. (MSFC-EV44)" w:date="2021-03-05T14:12:00Z">
        <w:r w:rsidRPr="00533A5A" w:rsidDel="005A3ADD">
          <w:rPr>
            <w:rFonts w:ascii="Times New Roman" w:eastAsia="Times New Roman" w:hAnsi="Times New Roman" w:cs="Times New Roman"/>
            <w:color w:val="333333"/>
            <w:sz w:val="17"/>
            <w:szCs w:val="17"/>
          </w:rPr>
          <w:delText>balistic</w:delText>
        </w:r>
      </w:del>
      <w:ins w:id="99" w:author="Chambers, Wesley A. (MSFC-EV44)" w:date="2021-03-05T14:12:00Z">
        <w:r w:rsidR="005A3ADD" w:rsidRPr="00533A5A">
          <w:rPr>
            <w:rFonts w:ascii="Times New Roman" w:eastAsia="Times New Roman" w:hAnsi="Times New Roman" w:cs="Times New Roman"/>
            <w:color w:val="333333"/>
            <w:sz w:val="17"/>
            <w:szCs w:val="17"/>
          </w:rPr>
          <w:t>ballistic</w:t>
        </w:r>
      </w:ins>
      <w:r w:rsidRPr="00533A5A">
        <w:rPr>
          <w:rFonts w:ascii="Times New Roman" w:eastAsia="Times New Roman" w:hAnsi="Times New Roman" w:cs="Times New Roman"/>
          <w:color w:val="333333"/>
          <w:sz w:val="17"/>
          <w:szCs w:val="17"/>
        </w:rPr>
        <w:t xml:space="preserve"> limit equations (BLEs), which depend on particle size and speed.</w:t>
      </w:r>
    </w:p>
    <w:p w14:paraId="72F5E2C4"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The secondary ejecta environment from </w:t>
      </w:r>
      <w:proofErr w:type="spellStart"/>
      <w:r w:rsidRPr="00533A5A">
        <w:rPr>
          <w:rFonts w:ascii="Times New Roman" w:eastAsia="Times New Roman" w:hAnsi="Times New Roman" w:cs="Times New Roman"/>
          <w:color w:val="333333"/>
          <w:sz w:val="17"/>
          <w:szCs w:val="17"/>
        </w:rPr>
        <w:t>MeMoSeE</w:t>
      </w:r>
      <w:proofErr w:type="spellEnd"/>
      <w:r w:rsidRPr="00533A5A">
        <w:rPr>
          <w:rFonts w:ascii="Times New Roman" w:eastAsia="Times New Roman" w:hAnsi="Times New Roman" w:cs="Times New Roman"/>
          <w:color w:val="333333"/>
          <w:sz w:val="17"/>
          <w:szCs w:val="17"/>
        </w:rPr>
        <w:t xml:space="preserve"> follows the same </w:t>
      </w:r>
      <w:commentRangeStart w:id="100"/>
      <w:r w:rsidRPr="00533A5A">
        <w:rPr>
          <w:rFonts w:ascii="Times New Roman" w:eastAsia="Times New Roman" w:hAnsi="Times New Roman" w:cs="Times New Roman"/>
          <w:color w:val="333333"/>
          <w:sz w:val="17"/>
          <w:szCs w:val="17"/>
        </w:rPr>
        <w:t xml:space="preserve">structure as the igloo format </w:t>
      </w:r>
      <w:commentRangeEnd w:id="100"/>
      <w:r w:rsidR="005A3ADD">
        <w:rPr>
          <w:rStyle w:val="CommentReference"/>
        </w:rPr>
        <w:commentReference w:id="100"/>
      </w:r>
      <w:r w:rsidRPr="00533A5A">
        <w:rPr>
          <w:rFonts w:ascii="Times New Roman" w:eastAsia="Times New Roman" w:hAnsi="Times New Roman" w:cs="Times New Roman"/>
          <w:color w:val="333333"/>
          <w:sz w:val="17"/>
          <w:szCs w:val="17"/>
        </w:rPr>
        <w:t>of MEM output</w:t>
      </w:r>
      <w:ins w:id="101" w:author="Chambers, Wesley A. (MSFC-EV44)" w:date="2021-03-05T14:13:00Z">
        <w:r w:rsidR="005A3ADD">
          <w:rPr>
            <w:rFonts w:ascii="Times New Roman" w:eastAsia="Times New Roman" w:hAnsi="Times New Roman" w:cs="Times New Roman"/>
            <w:color w:val="333333"/>
            <w:sz w:val="17"/>
            <w:szCs w:val="17"/>
          </w:rPr>
          <w:t>:</w:t>
        </w:r>
      </w:ins>
      <w:del w:id="102" w:author="Chambers, Wesley A. (MSFC-EV44)" w:date="2021-03-05T14:13:00Z">
        <w:r w:rsidRPr="00533A5A" w:rsidDel="005A3ADD">
          <w:rPr>
            <w:rFonts w:ascii="Times New Roman" w:eastAsia="Times New Roman" w:hAnsi="Times New Roman" w:cs="Times New Roman"/>
            <w:color w:val="333333"/>
            <w:sz w:val="17"/>
            <w:szCs w:val="17"/>
          </w:rPr>
          <w:delText>.</w:delText>
        </w:r>
      </w:del>
      <w:r w:rsidRPr="00533A5A">
        <w:rPr>
          <w:rFonts w:ascii="Times New Roman" w:eastAsia="Times New Roman" w:hAnsi="Times New Roman" w:cs="Times New Roman"/>
          <w:color w:val="333333"/>
          <w:sz w:val="17"/>
          <w:szCs w:val="17"/>
        </w:rPr>
        <w:t xml:space="preserve"> The number flux is given as a function of angle (altitude &amp; azimuth) over a sphere and speed of the ejecta less than the escape speed of the Moon. Example output is shown in the Results section.</w:t>
      </w:r>
    </w:p>
    <w:p w14:paraId="5E097309"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w:t>
      </w:r>
    </w:p>
    <w:p w14:paraId="2B8F0799"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w:t>
      </w:r>
    </w:p>
    <w:p w14:paraId="29233E91" w14:textId="77777777" w:rsidR="00533A5A" w:rsidRPr="00533A5A" w:rsidRDefault="00533A5A" w:rsidP="00533A5A">
      <w:pPr>
        <w:spacing w:after="0" w:line="312" w:lineRule="atLeast"/>
        <w:outlineLvl w:val="1"/>
        <w:rPr>
          <w:rFonts w:ascii="PT Sans" w:eastAsia="Times New Roman" w:hAnsi="PT Sans" w:cs="Times New Roman"/>
          <w:caps/>
          <w:color w:val="333333"/>
          <w:sz w:val="32"/>
          <w:szCs w:val="32"/>
        </w:rPr>
      </w:pPr>
      <w:r w:rsidRPr="00533A5A">
        <w:rPr>
          <w:rFonts w:ascii="PT Sans" w:eastAsia="Times New Roman" w:hAnsi="PT Sans" w:cs="Times New Roman"/>
          <w:caps/>
          <w:color w:val="333333"/>
          <w:sz w:val="32"/>
          <w:szCs w:val="32"/>
        </w:rPr>
        <w:t>RESULTS</w:t>
      </w:r>
    </w:p>
    <w:p w14:paraId="48240D2D"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Two analyses were conducted in computing the lunar secondary ejecta environment, one analytic and one numeric.</w:t>
      </w:r>
    </w:p>
    <w:p w14:paraId="2A1A62A6"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In the </w:t>
      </w:r>
      <w:r w:rsidRPr="00533A5A">
        <w:rPr>
          <w:rFonts w:ascii="Times New Roman" w:eastAsia="Times New Roman" w:hAnsi="Times New Roman" w:cs="Times New Roman"/>
          <w:b/>
          <w:bCs/>
          <w:color w:val="333333"/>
          <w:sz w:val="17"/>
          <w:szCs w:val="17"/>
        </w:rPr>
        <w:t>analytic analysis</w:t>
      </w:r>
      <w:del w:id="103" w:author="Chambers, Wesley A. (MSFC-EV44)" w:date="2021-03-05T14:16:00Z">
        <w:r w:rsidRPr="00533A5A" w:rsidDel="005A3ADD">
          <w:rPr>
            <w:rFonts w:ascii="Times New Roman" w:eastAsia="Times New Roman" w:hAnsi="Times New Roman" w:cs="Times New Roman"/>
            <w:color w:val="333333"/>
            <w:sz w:val="17"/>
            <w:szCs w:val="17"/>
          </w:rPr>
          <w:delText>, two cases were assumed about the ejecta angular distribution</w:delText>
        </w:r>
      </w:del>
      <w:ins w:id="104" w:author="Chambers, Wesley A. (MSFC-EV44)" w:date="2021-03-05T14:16:00Z">
        <w:r w:rsidR="005A3ADD">
          <w:rPr>
            <w:rFonts w:ascii="Times New Roman" w:eastAsia="Times New Roman" w:hAnsi="Times New Roman" w:cs="Times New Roman"/>
            <w:color w:val="333333"/>
            <w:sz w:val="17"/>
            <w:szCs w:val="17"/>
          </w:rPr>
          <w:t>, we consider</w:t>
        </w:r>
      </w:ins>
      <w:ins w:id="105" w:author="Chambers, Wesley A. (MSFC-EV44)" w:date="2021-03-05T14:17:00Z">
        <w:r w:rsidR="005A3ADD">
          <w:rPr>
            <w:rFonts w:ascii="Times New Roman" w:eastAsia="Times New Roman" w:hAnsi="Times New Roman" w:cs="Times New Roman"/>
            <w:color w:val="333333"/>
            <w:sz w:val="17"/>
            <w:szCs w:val="17"/>
          </w:rPr>
          <w:t xml:space="preserve"> two cases: </w:t>
        </w:r>
      </w:ins>
      <w:commentRangeStart w:id="106"/>
      <w:ins w:id="107" w:author="Chambers, Wesley A. (MSFC-EV44)" w:date="2021-03-05T14:18:00Z">
        <w:r w:rsidR="005A3ADD">
          <w:rPr>
            <w:rFonts w:ascii="Times New Roman" w:eastAsia="Times New Roman" w:hAnsi="Times New Roman" w:cs="Times New Roman"/>
            <w:color w:val="333333"/>
            <w:sz w:val="17"/>
            <w:szCs w:val="17"/>
          </w:rPr>
          <w:t xml:space="preserve">secondary </w:t>
        </w:r>
      </w:ins>
      <w:ins w:id="108" w:author="Chambers, Wesley A. (MSFC-EV44)" w:date="2021-03-05T14:17:00Z">
        <w:r w:rsidR="005A3ADD">
          <w:rPr>
            <w:rFonts w:ascii="Times New Roman" w:eastAsia="Times New Roman" w:hAnsi="Times New Roman" w:cs="Times New Roman"/>
            <w:color w:val="333333"/>
            <w:sz w:val="17"/>
            <w:szCs w:val="17"/>
          </w:rPr>
          <w:t>ejecta at</w:t>
        </w:r>
      </w:ins>
      <w:del w:id="109" w:author="Chambers, Wesley A. (MSFC-EV44)" w:date="2021-03-05T14:17:00Z">
        <w:r w:rsidRPr="00533A5A" w:rsidDel="005A3ADD">
          <w:rPr>
            <w:rFonts w:ascii="Times New Roman" w:eastAsia="Times New Roman" w:hAnsi="Times New Roman" w:cs="Times New Roman"/>
            <w:color w:val="333333"/>
            <w:sz w:val="17"/>
            <w:szCs w:val="17"/>
          </w:rPr>
          <w:delText>. First, with ejecta departing at 45 degrees and second, with isotropic ejecta</w:delText>
        </w:r>
      </w:del>
      <w:ins w:id="110" w:author="Chambers, Wesley A. (MSFC-EV44)" w:date="2021-03-05T14:17:00Z">
        <w:r w:rsidR="005A3ADD">
          <w:rPr>
            <w:rFonts w:ascii="Times New Roman" w:eastAsia="Times New Roman" w:hAnsi="Times New Roman" w:cs="Times New Roman"/>
            <w:color w:val="333333"/>
            <w:sz w:val="17"/>
            <w:szCs w:val="17"/>
          </w:rPr>
          <w:t xml:space="preserve"> 45 degrees</w:t>
        </w:r>
      </w:ins>
      <w:commentRangeEnd w:id="106"/>
      <w:ins w:id="111" w:author="Chambers, Wesley A. (MSFC-EV44)" w:date="2021-03-05T14:19:00Z">
        <w:r w:rsidR="005A3ADD">
          <w:rPr>
            <w:rStyle w:val="CommentReference"/>
          </w:rPr>
          <w:commentReference w:id="106"/>
        </w:r>
      </w:ins>
      <w:ins w:id="112" w:author="Chambers, Wesley A. (MSFC-EV44)" w:date="2021-03-05T14:18:00Z">
        <w:r w:rsidR="005A3ADD">
          <w:rPr>
            <w:rFonts w:ascii="Times New Roman" w:eastAsia="Times New Roman" w:hAnsi="Times New Roman" w:cs="Times New Roman"/>
            <w:color w:val="333333"/>
            <w:sz w:val="17"/>
            <w:szCs w:val="17"/>
          </w:rPr>
          <w:t xml:space="preserve">, and ejecta lofted </w:t>
        </w:r>
      </w:ins>
      <w:ins w:id="113" w:author="Chambers, Wesley A. (MSFC-EV44)" w:date="2021-03-05T14:26:00Z">
        <w:r w:rsidR="00B763FE">
          <w:rPr>
            <w:rFonts w:ascii="Times New Roman" w:eastAsia="Times New Roman" w:hAnsi="Times New Roman" w:cs="Times New Roman"/>
            <w:color w:val="333333"/>
            <w:sz w:val="17"/>
            <w:szCs w:val="17"/>
          </w:rPr>
          <w:t>isotopically</w:t>
        </w:r>
      </w:ins>
      <w:r w:rsidRPr="00533A5A">
        <w:rPr>
          <w:rFonts w:ascii="Times New Roman" w:eastAsia="Times New Roman" w:hAnsi="Times New Roman" w:cs="Times New Roman"/>
          <w:color w:val="333333"/>
          <w:sz w:val="17"/>
          <w:szCs w:val="17"/>
        </w:rPr>
        <w:t xml:space="preserve">. It was also assumed that the primary impactor environment was the same across the whole Moon. With the first case of a </w:t>
      </w:r>
      <w:commentRangeStart w:id="114"/>
      <w:r w:rsidRPr="00533A5A">
        <w:rPr>
          <w:rFonts w:ascii="Times New Roman" w:eastAsia="Times New Roman" w:hAnsi="Times New Roman" w:cs="Times New Roman"/>
          <w:color w:val="333333"/>
          <w:sz w:val="17"/>
          <w:szCs w:val="17"/>
        </w:rPr>
        <w:t>45-degree ejecta angle</w:t>
      </w:r>
      <w:commentRangeEnd w:id="114"/>
      <w:r w:rsidR="00B763FE">
        <w:rPr>
          <w:rStyle w:val="CommentReference"/>
        </w:rPr>
        <w:commentReference w:id="114"/>
      </w:r>
      <w:r w:rsidRPr="00533A5A">
        <w:rPr>
          <w:rFonts w:ascii="Times New Roman" w:eastAsia="Times New Roman" w:hAnsi="Times New Roman" w:cs="Times New Roman"/>
          <w:color w:val="333333"/>
          <w:sz w:val="17"/>
          <w:szCs w:val="17"/>
        </w:rPr>
        <w:t xml:space="preserve"> at the POI, the analysis shows that the scaling laws that describe ejecta at a POI (i.e., </w:t>
      </w:r>
      <w:proofErr w:type="spellStart"/>
      <w:r w:rsidRPr="00533A5A">
        <w:rPr>
          <w:rFonts w:ascii="Times New Roman" w:eastAsia="Times New Roman" w:hAnsi="Times New Roman" w:cs="Times New Roman"/>
          <w:color w:val="333333"/>
          <w:sz w:val="17"/>
          <w:szCs w:val="17"/>
        </w:rPr>
        <w:t>M_p</w:t>
      </w:r>
      <w:proofErr w:type="spellEnd"/>
      <w:r w:rsidRPr="00533A5A">
        <w:rPr>
          <w:rFonts w:ascii="Times New Roman" w:eastAsia="Times New Roman" w:hAnsi="Times New Roman" w:cs="Times New Roman"/>
          <w:color w:val="333333"/>
          <w:sz w:val="17"/>
          <w:szCs w:val="17"/>
        </w:rPr>
        <w:t>) are equivalent to the secondary ejecta environment at an ROI after summing up contributions of ejecta from impacts over the entire surface of the Moon (M_ROI).</w:t>
      </w:r>
    </w:p>
    <w:p w14:paraId="514731FA"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noProof/>
          <w:color w:val="333333"/>
          <w:sz w:val="17"/>
          <w:szCs w:val="17"/>
        </w:rPr>
        <w:drawing>
          <wp:inline distT="0" distB="0" distL="0" distR="0" wp14:anchorId="6830D2FF" wp14:editId="341B5FA6">
            <wp:extent cx="5943600" cy="535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5305"/>
                    </a:xfrm>
                    <a:prstGeom prst="rect">
                      <a:avLst/>
                    </a:prstGeom>
                    <a:noFill/>
                    <a:ln>
                      <a:noFill/>
                    </a:ln>
                  </pic:spPr>
                </pic:pic>
              </a:graphicData>
            </a:graphic>
          </wp:inline>
        </w:drawing>
      </w:r>
    </w:p>
    <w:p w14:paraId="33551C16"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This result is </w:t>
      </w:r>
      <w:del w:id="115" w:author="Chambers, Wesley A. (MSFC-EV44)" w:date="2021-03-05T14:26:00Z">
        <w:r w:rsidRPr="00533A5A" w:rsidDel="00B763FE">
          <w:rPr>
            <w:rFonts w:ascii="Times New Roman" w:eastAsia="Times New Roman" w:hAnsi="Times New Roman" w:cs="Times New Roman"/>
            <w:color w:val="333333"/>
            <w:sz w:val="17"/>
            <w:szCs w:val="17"/>
          </w:rPr>
          <w:delText xml:space="preserve">not obvious, but </w:delText>
        </w:r>
      </w:del>
      <w:r w:rsidRPr="00533A5A">
        <w:rPr>
          <w:rFonts w:ascii="Times New Roman" w:eastAsia="Times New Roman" w:hAnsi="Times New Roman" w:cs="Times New Roman"/>
          <w:color w:val="333333"/>
          <w:sz w:val="17"/>
          <w:szCs w:val="17"/>
        </w:rPr>
        <w:t>very useful in estimating the ejecta environment. For the second case of an isotropic ejecta distribution, it can be shown that this is also equivalent to the 45-degree case, where the error term is of order</w:t>
      </w:r>
      <w:bookmarkStart w:id="116" w:name="_GoBack"/>
      <w:bookmarkEnd w:id="116"/>
    </w:p>
    <w:p w14:paraId="632350C8"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w:t>
      </w:r>
      <w:r w:rsidRPr="00533A5A">
        <w:rPr>
          <w:rFonts w:ascii="Times New Roman" w:eastAsia="Times New Roman" w:hAnsi="Times New Roman" w:cs="Times New Roman"/>
          <w:noProof/>
          <w:color w:val="333333"/>
          <w:sz w:val="17"/>
          <w:szCs w:val="17"/>
        </w:rPr>
        <w:drawing>
          <wp:inline distT="0" distB="0" distL="0" distR="0" wp14:anchorId="19312312" wp14:editId="0D1B331F">
            <wp:extent cx="40767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1562100"/>
                    </a:xfrm>
                    <a:prstGeom prst="rect">
                      <a:avLst/>
                    </a:prstGeom>
                    <a:noFill/>
                    <a:ln>
                      <a:noFill/>
                    </a:ln>
                  </pic:spPr>
                </pic:pic>
              </a:graphicData>
            </a:graphic>
          </wp:inline>
        </w:drawing>
      </w:r>
    </w:p>
    <w:p w14:paraId="5CDEEBDC"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where delta D is the diameter size of the observer, </w:t>
      </w:r>
      <w:proofErr w:type="spellStart"/>
      <w:r w:rsidRPr="00533A5A">
        <w:rPr>
          <w:rFonts w:ascii="Times New Roman" w:eastAsia="Times New Roman" w:hAnsi="Times New Roman" w:cs="Times New Roman"/>
          <w:color w:val="333333"/>
          <w:sz w:val="17"/>
          <w:szCs w:val="17"/>
        </w:rPr>
        <w:t>r_m</w:t>
      </w:r>
      <w:proofErr w:type="spellEnd"/>
      <w:r w:rsidRPr="00533A5A">
        <w:rPr>
          <w:rFonts w:ascii="Times New Roman" w:eastAsia="Times New Roman" w:hAnsi="Times New Roman" w:cs="Times New Roman"/>
          <w:color w:val="333333"/>
          <w:sz w:val="17"/>
          <w:szCs w:val="17"/>
        </w:rPr>
        <w:t xml:space="preserve"> is the lunar radius, </w:t>
      </w:r>
      <w:proofErr w:type="spellStart"/>
      <w:r w:rsidRPr="00533A5A">
        <w:rPr>
          <w:rFonts w:ascii="Times New Roman" w:eastAsia="Times New Roman" w:hAnsi="Times New Roman" w:cs="Times New Roman"/>
          <w:color w:val="333333"/>
          <w:sz w:val="17"/>
          <w:szCs w:val="17"/>
        </w:rPr>
        <w:t>v_esc</w:t>
      </w:r>
      <w:proofErr w:type="spellEnd"/>
      <w:r w:rsidRPr="00533A5A">
        <w:rPr>
          <w:rFonts w:ascii="Times New Roman" w:eastAsia="Times New Roman" w:hAnsi="Times New Roman" w:cs="Times New Roman"/>
          <w:color w:val="333333"/>
          <w:sz w:val="17"/>
          <w:szCs w:val="17"/>
        </w:rPr>
        <w:t xml:space="preserve"> is the lunar escape speed, and </w:t>
      </w:r>
      <w:proofErr w:type="spellStart"/>
      <w:r w:rsidRPr="00533A5A">
        <w:rPr>
          <w:rFonts w:ascii="Times New Roman" w:eastAsia="Times New Roman" w:hAnsi="Times New Roman" w:cs="Times New Roman"/>
          <w:color w:val="333333"/>
          <w:sz w:val="17"/>
          <w:szCs w:val="17"/>
        </w:rPr>
        <w:t>v_min</w:t>
      </w:r>
      <w:proofErr w:type="spellEnd"/>
      <w:r w:rsidRPr="00533A5A">
        <w:rPr>
          <w:rFonts w:ascii="Times New Roman" w:eastAsia="Times New Roman" w:hAnsi="Times New Roman" w:cs="Times New Roman"/>
          <w:color w:val="333333"/>
          <w:sz w:val="17"/>
          <w:szCs w:val="17"/>
        </w:rPr>
        <w:t xml:space="preserve"> is the minimum velocity of ejecta particles the observer is interested in. If </w:t>
      </w:r>
      <w:proofErr w:type="spellStart"/>
      <w:r w:rsidRPr="00533A5A">
        <w:rPr>
          <w:rFonts w:ascii="Times New Roman" w:eastAsia="Times New Roman" w:hAnsi="Times New Roman" w:cs="Times New Roman"/>
          <w:color w:val="333333"/>
          <w:sz w:val="17"/>
          <w:szCs w:val="17"/>
        </w:rPr>
        <w:t>v_min</w:t>
      </w:r>
      <w:proofErr w:type="spellEnd"/>
      <w:r w:rsidRPr="00533A5A">
        <w:rPr>
          <w:rFonts w:ascii="Times New Roman" w:eastAsia="Times New Roman" w:hAnsi="Times New Roman" w:cs="Times New Roman"/>
          <w:color w:val="333333"/>
          <w:sz w:val="17"/>
          <w:szCs w:val="17"/>
        </w:rPr>
        <w:t xml:space="preserve"> = 100 m/s, then the observer size would have to be smaller than about 5 m, otherwise higher order terms would come into play.</w:t>
      </w:r>
    </w:p>
    <w:p w14:paraId="6F0B43A4"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Different locations on the Moon with respect to the ROI attribute to different speeds of the ejecta environment. Qualitatively, the contribution of ejecta for a </w:t>
      </w:r>
      <w:proofErr w:type="spellStart"/>
      <w:r w:rsidRPr="00533A5A">
        <w:rPr>
          <w:rFonts w:ascii="Times New Roman" w:eastAsia="Times New Roman" w:hAnsi="Times New Roman" w:cs="Times New Roman"/>
          <w:color w:val="333333"/>
          <w:sz w:val="17"/>
          <w:szCs w:val="17"/>
        </w:rPr>
        <w:t>particluar</w:t>
      </w:r>
      <w:proofErr w:type="spellEnd"/>
      <w:r w:rsidRPr="00533A5A">
        <w:rPr>
          <w:rFonts w:ascii="Times New Roman" w:eastAsia="Times New Roman" w:hAnsi="Times New Roman" w:cs="Times New Roman"/>
          <w:color w:val="333333"/>
          <w:sz w:val="17"/>
          <w:szCs w:val="17"/>
        </w:rPr>
        <w:t xml:space="preserve"> speed originates from:</w:t>
      </w:r>
    </w:p>
    <w:p w14:paraId="1E2ED9ED" w14:textId="77777777" w:rsidR="00533A5A" w:rsidRPr="00533A5A" w:rsidRDefault="00533A5A" w:rsidP="00533A5A">
      <w:pPr>
        <w:numPr>
          <w:ilvl w:val="0"/>
          <w:numId w:val="1"/>
        </w:numPr>
        <w:spacing w:before="100" w:beforeAutospacing="1" w:after="100" w:afterAutospacing="1"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lastRenderedPageBreak/>
        <w:t xml:space="preserve">Slowest speeds </w:t>
      </w:r>
      <w:proofErr w:type="gramStart"/>
      <w:r w:rsidRPr="00533A5A">
        <w:rPr>
          <w:rFonts w:ascii="Times New Roman" w:eastAsia="Times New Roman" w:hAnsi="Times New Roman" w:cs="Times New Roman"/>
          <w:color w:val="333333"/>
          <w:sz w:val="17"/>
          <w:szCs w:val="17"/>
        </w:rPr>
        <w:t>( v</w:t>
      </w:r>
      <w:proofErr w:type="gramEnd"/>
      <w:r w:rsidRPr="00533A5A">
        <w:rPr>
          <w:rFonts w:ascii="Times New Roman" w:eastAsia="Times New Roman" w:hAnsi="Times New Roman" w:cs="Times New Roman"/>
          <w:color w:val="333333"/>
          <w:sz w:val="17"/>
          <w:szCs w:val="17"/>
        </w:rPr>
        <w:t xml:space="preserve"> &lt; 71% of </w:t>
      </w:r>
      <w:proofErr w:type="spellStart"/>
      <w:r w:rsidRPr="00533A5A">
        <w:rPr>
          <w:rFonts w:ascii="Times New Roman" w:eastAsia="Times New Roman" w:hAnsi="Times New Roman" w:cs="Times New Roman"/>
          <w:color w:val="333333"/>
          <w:sz w:val="17"/>
          <w:szCs w:val="17"/>
        </w:rPr>
        <w:t>v_esc</w:t>
      </w:r>
      <w:proofErr w:type="spellEnd"/>
      <w:r w:rsidRPr="00533A5A">
        <w:rPr>
          <w:rFonts w:ascii="Times New Roman" w:eastAsia="Times New Roman" w:hAnsi="Times New Roman" w:cs="Times New Roman"/>
          <w:color w:val="333333"/>
          <w:sz w:val="17"/>
          <w:szCs w:val="17"/>
        </w:rPr>
        <w:t>): ring of locations centered on the ROI,</w:t>
      </w:r>
    </w:p>
    <w:p w14:paraId="066B0995" w14:textId="77777777" w:rsidR="00533A5A" w:rsidRPr="00533A5A" w:rsidRDefault="00533A5A" w:rsidP="00533A5A">
      <w:pPr>
        <w:numPr>
          <w:ilvl w:val="0"/>
          <w:numId w:val="1"/>
        </w:numPr>
        <w:spacing w:before="100" w:beforeAutospacing="1" w:after="100" w:afterAutospacing="1"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Intermediate speeds </w:t>
      </w:r>
      <w:proofErr w:type="gramStart"/>
      <w:r w:rsidRPr="00533A5A">
        <w:rPr>
          <w:rFonts w:ascii="Times New Roman" w:eastAsia="Times New Roman" w:hAnsi="Times New Roman" w:cs="Times New Roman"/>
          <w:color w:val="333333"/>
          <w:sz w:val="17"/>
          <w:szCs w:val="17"/>
        </w:rPr>
        <w:t>( 71</w:t>
      </w:r>
      <w:proofErr w:type="gramEnd"/>
      <w:r w:rsidRPr="00533A5A">
        <w:rPr>
          <w:rFonts w:ascii="Times New Roman" w:eastAsia="Times New Roman" w:hAnsi="Times New Roman" w:cs="Times New Roman"/>
          <w:color w:val="333333"/>
          <w:sz w:val="17"/>
          <w:szCs w:val="17"/>
        </w:rPr>
        <w:t xml:space="preserve">% &lt; v &lt; 90% of </w:t>
      </w:r>
      <w:proofErr w:type="spellStart"/>
      <w:r w:rsidRPr="00533A5A">
        <w:rPr>
          <w:rFonts w:ascii="Times New Roman" w:eastAsia="Times New Roman" w:hAnsi="Times New Roman" w:cs="Times New Roman"/>
          <w:color w:val="333333"/>
          <w:sz w:val="17"/>
          <w:szCs w:val="17"/>
        </w:rPr>
        <w:t>v_esc</w:t>
      </w:r>
      <w:proofErr w:type="spellEnd"/>
      <w:r w:rsidRPr="00533A5A">
        <w:rPr>
          <w:rFonts w:ascii="Times New Roman" w:eastAsia="Times New Roman" w:hAnsi="Times New Roman" w:cs="Times New Roman"/>
          <w:color w:val="333333"/>
          <w:sz w:val="17"/>
          <w:szCs w:val="17"/>
        </w:rPr>
        <w:t>): hemispherical cap of locations centered on the antipode,</w:t>
      </w:r>
    </w:p>
    <w:p w14:paraId="535B3A3F" w14:textId="77777777" w:rsidR="00533A5A" w:rsidRPr="00533A5A" w:rsidRDefault="00533A5A" w:rsidP="00533A5A">
      <w:pPr>
        <w:numPr>
          <w:ilvl w:val="0"/>
          <w:numId w:val="1"/>
        </w:numPr>
        <w:spacing w:before="100" w:beforeAutospacing="1" w:after="100" w:afterAutospacing="1"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Fast speeds (90% &lt; v &lt; 100% of </w:t>
      </w:r>
      <w:proofErr w:type="spellStart"/>
      <w:r w:rsidRPr="00533A5A">
        <w:rPr>
          <w:rFonts w:ascii="Times New Roman" w:eastAsia="Times New Roman" w:hAnsi="Times New Roman" w:cs="Times New Roman"/>
          <w:color w:val="333333"/>
          <w:sz w:val="17"/>
          <w:szCs w:val="17"/>
        </w:rPr>
        <w:t>v_esc</w:t>
      </w:r>
      <w:proofErr w:type="spellEnd"/>
      <w:r w:rsidRPr="00533A5A">
        <w:rPr>
          <w:rFonts w:ascii="Times New Roman" w:eastAsia="Times New Roman" w:hAnsi="Times New Roman" w:cs="Times New Roman"/>
          <w:color w:val="333333"/>
          <w:sz w:val="17"/>
          <w:szCs w:val="17"/>
        </w:rPr>
        <w:t>): the entire surface of the Moon.</w:t>
      </w:r>
    </w:p>
    <w:p w14:paraId="6DD667AA"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In terms of PNP estimates, the fastest speeds tend to drive the risk, so the conclusion from the above qualitative statements is that all impact locations on the Moon are important, not only the local regions. However, when looking at the raw ejecta flux, the driver is the slowest ejecta particles, which do originate close to the ROI.</w:t>
      </w:r>
    </w:p>
    <w:p w14:paraId="5553CA5C"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w:t>
      </w:r>
    </w:p>
    <w:p w14:paraId="0A8710F4"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For the </w:t>
      </w:r>
      <w:r w:rsidRPr="00533A5A">
        <w:rPr>
          <w:rFonts w:ascii="Times New Roman" w:eastAsia="Times New Roman" w:hAnsi="Times New Roman" w:cs="Times New Roman"/>
          <w:b/>
          <w:bCs/>
          <w:color w:val="333333"/>
          <w:sz w:val="17"/>
          <w:szCs w:val="17"/>
        </w:rPr>
        <w:t>numeric analysis</w:t>
      </w:r>
      <w:r w:rsidRPr="00533A5A">
        <w:rPr>
          <w:rFonts w:ascii="Times New Roman" w:eastAsia="Times New Roman" w:hAnsi="Times New Roman" w:cs="Times New Roman"/>
          <w:color w:val="333333"/>
          <w:sz w:val="17"/>
          <w:szCs w:val="17"/>
        </w:rPr>
        <w:t xml:space="preserve">, the contributing flux at the ROI as a function of angle and speed is integrated over the entire surface of the Moon. Latitude and longitude dependence </w:t>
      </w:r>
      <w:proofErr w:type="gramStart"/>
      <w:r w:rsidRPr="00533A5A">
        <w:rPr>
          <w:rFonts w:ascii="Times New Roman" w:eastAsia="Times New Roman" w:hAnsi="Times New Roman" w:cs="Times New Roman"/>
          <w:color w:val="333333"/>
          <w:sz w:val="17"/>
          <w:szCs w:val="17"/>
        </w:rPr>
        <w:t>is</w:t>
      </w:r>
      <w:proofErr w:type="gramEnd"/>
      <w:r w:rsidRPr="00533A5A">
        <w:rPr>
          <w:rFonts w:ascii="Times New Roman" w:eastAsia="Times New Roman" w:hAnsi="Times New Roman" w:cs="Times New Roman"/>
          <w:color w:val="333333"/>
          <w:sz w:val="17"/>
          <w:szCs w:val="17"/>
        </w:rPr>
        <w:t xml:space="preserve"> included in the primary fluxes. An example of the secondary ejecta angular distribution is shown below.</w:t>
      </w:r>
    </w:p>
    <w:p w14:paraId="7AA218D5"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noProof/>
          <w:color w:val="333333"/>
          <w:sz w:val="17"/>
          <w:szCs w:val="17"/>
        </w:rPr>
        <w:lastRenderedPageBreak/>
        <w:drawing>
          <wp:inline distT="0" distB="0" distL="0" distR="0" wp14:anchorId="6784EDF9" wp14:editId="71AA4EC2">
            <wp:extent cx="5854700" cy="609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4700" cy="6096000"/>
                    </a:xfrm>
                    <a:prstGeom prst="rect">
                      <a:avLst/>
                    </a:prstGeom>
                    <a:noFill/>
                    <a:ln>
                      <a:noFill/>
                    </a:ln>
                  </pic:spPr>
                </pic:pic>
              </a:graphicData>
            </a:graphic>
          </wp:inline>
        </w:drawing>
      </w:r>
    </w:p>
    <w:p w14:paraId="379FAC6C"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The secondary ejecta fluxes computed in </w:t>
      </w:r>
      <w:proofErr w:type="spellStart"/>
      <w:r w:rsidRPr="00533A5A">
        <w:rPr>
          <w:rFonts w:ascii="Times New Roman" w:eastAsia="Times New Roman" w:hAnsi="Times New Roman" w:cs="Times New Roman"/>
          <w:color w:val="333333"/>
          <w:sz w:val="17"/>
          <w:szCs w:val="17"/>
        </w:rPr>
        <w:t>MeMoSeE</w:t>
      </w:r>
      <w:proofErr w:type="spellEnd"/>
      <w:r w:rsidRPr="00533A5A">
        <w:rPr>
          <w:rFonts w:ascii="Times New Roman" w:eastAsia="Times New Roman" w:hAnsi="Times New Roman" w:cs="Times New Roman"/>
          <w:color w:val="333333"/>
          <w:sz w:val="17"/>
          <w:szCs w:val="17"/>
        </w:rPr>
        <w:t xml:space="preserve"> show to be anywhere from ~10-50 #/m^2/</w:t>
      </w:r>
      <w:proofErr w:type="spellStart"/>
      <w:r w:rsidRPr="00533A5A">
        <w:rPr>
          <w:rFonts w:ascii="Times New Roman" w:eastAsia="Times New Roman" w:hAnsi="Times New Roman" w:cs="Times New Roman"/>
          <w:color w:val="333333"/>
          <w:sz w:val="17"/>
          <w:szCs w:val="17"/>
        </w:rPr>
        <w:t>yr</w:t>
      </w:r>
      <w:proofErr w:type="spellEnd"/>
      <w:r w:rsidRPr="00533A5A">
        <w:rPr>
          <w:rFonts w:ascii="Times New Roman" w:eastAsia="Times New Roman" w:hAnsi="Times New Roman" w:cs="Times New Roman"/>
          <w:color w:val="333333"/>
          <w:sz w:val="17"/>
          <w:szCs w:val="17"/>
        </w:rPr>
        <w:t xml:space="preserve"> (ejecta particles &gt; 1e-6 g), with the low-end near the poles and the high-end near the equator. Compared to the primary ejecta, the secondary ejecta is about 4-14x that of the overall primary number flux. In contrast with the SP-8013 environment, this is a factor of ~200x less, indicating a more benign environment than previously thought.</w:t>
      </w:r>
    </w:p>
    <w:p w14:paraId="03A68D9F"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w:t>
      </w:r>
    </w:p>
    <w:p w14:paraId="2793ACD5" w14:textId="77777777" w:rsidR="00533A5A" w:rsidRPr="00533A5A" w:rsidRDefault="00533A5A" w:rsidP="00533A5A">
      <w:pPr>
        <w:spacing w:after="0" w:line="312" w:lineRule="atLeast"/>
        <w:outlineLvl w:val="1"/>
        <w:rPr>
          <w:rFonts w:ascii="PT Sans" w:eastAsia="Times New Roman" w:hAnsi="PT Sans" w:cs="Times New Roman"/>
          <w:caps/>
          <w:color w:val="333333"/>
          <w:sz w:val="32"/>
          <w:szCs w:val="32"/>
        </w:rPr>
      </w:pPr>
      <w:r w:rsidRPr="00533A5A">
        <w:rPr>
          <w:rFonts w:ascii="PT Sans" w:eastAsia="Times New Roman" w:hAnsi="PT Sans" w:cs="Times New Roman"/>
          <w:caps/>
          <w:color w:val="333333"/>
          <w:sz w:val="32"/>
          <w:szCs w:val="32"/>
        </w:rPr>
        <w:t>FORWARD WORK</w:t>
      </w:r>
    </w:p>
    <w:p w14:paraId="675A3753"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proofErr w:type="spellStart"/>
      <w:r w:rsidRPr="00533A5A">
        <w:rPr>
          <w:rFonts w:ascii="Times New Roman" w:eastAsia="Times New Roman" w:hAnsi="Times New Roman" w:cs="Times New Roman"/>
          <w:color w:val="333333"/>
          <w:sz w:val="17"/>
          <w:szCs w:val="17"/>
        </w:rPr>
        <w:t>MeMoSeE</w:t>
      </w:r>
      <w:proofErr w:type="spellEnd"/>
      <w:r w:rsidRPr="00533A5A">
        <w:rPr>
          <w:rFonts w:ascii="Times New Roman" w:eastAsia="Times New Roman" w:hAnsi="Times New Roman" w:cs="Times New Roman"/>
          <w:color w:val="333333"/>
          <w:sz w:val="17"/>
          <w:szCs w:val="17"/>
        </w:rPr>
        <w:t xml:space="preserve"> could also be used to compute the secondary ejecta due to meteor showers, if the appropriate primary fluxes are provided. Such an analysis could be done without any major modifications to the code.</w:t>
      </w:r>
    </w:p>
    <w:p w14:paraId="0B096417"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lastRenderedPageBreak/>
        <w:t xml:space="preserve">Another application would be to study short term variations in the ejecta fluxes. This would be useful for short missions related to </w:t>
      </w:r>
      <w:proofErr w:type="gramStart"/>
      <w:r w:rsidRPr="00533A5A">
        <w:rPr>
          <w:rFonts w:ascii="Times New Roman" w:eastAsia="Times New Roman" w:hAnsi="Times New Roman" w:cs="Times New Roman"/>
          <w:color w:val="333333"/>
          <w:sz w:val="17"/>
          <w:szCs w:val="17"/>
        </w:rPr>
        <w:t>particular EVA</w:t>
      </w:r>
      <w:proofErr w:type="gramEnd"/>
      <w:r w:rsidRPr="00533A5A">
        <w:rPr>
          <w:rFonts w:ascii="Times New Roman" w:eastAsia="Times New Roman" w:hAnsi="Times New Roman" w:cs="Times New Roman"/>
          <w:color w:val="333333"/>
          <w:sz w:val="17"/>
          <w:szCs w:val="17"/>
        </w:rPr>
        <w:t xml:space="preserve"> excursions.</w:t>
      </w:r>
    </w:p>
    <w:p w14:paraId="02518047"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An </w:t>
      </w:r>
      <w:proofErr w:type="spellStart"/>
      <w:r w:rsidRPr="00533A5A">
        <w:rPr>
          <w:rFonts w:ascii="Times New Roman" w:eastAsia="Times New Roman" w:hAnsi="Times New Roman" w:cs="Times New Roman"/>
          <w:color w:val="333333"/>
          <w:sz w:val="17"/>
          <w:szCs w:val="17"/>
        </w:rPr>
        <w:t>extention</w:t>
      </w:r>
      <w:proofErr w:type="spellEnd"/>
      <w:r w:rsidRPr="00533A5A">
        <w:rPr>
          <w:rFonts w:ascii="Times New Roman" w:eastAsia="Times New Roman" w:hAnsi="Times New Roman" w:cs="Times New Roman"/>
          <w:color w:val="333333"/>
          <w:sz w:val="17"/>
          <w:szCs w:val="17"/>
        </w:rPr>
        <w:t xml:space="preserve"> of </w:t>
      </w:r>
      <w:proofErr w:type="spellStart"/>
      <w:r w:rsidRPr="00533A5A">
        <w:rPr>
          <w:rFonts w:ascii="Times New Roman" w:eastAsia="Times New Roman" w:hAnsi="Times New Roman" w:cs="Times New Roman"/>
          <w:color w:val="333333"/>
          <w:sz w:val="17"/>
          <w:szCs w:val="17"/>
        </w:rPr>
        <w:t>MeMoSeE</w:t>
      </w:r>
      <w:proofErr w:type="spellEnd"/>
      <w:r w:rsidRPr="00533A5A">
        <w:rPr>
          <w:rFonts w:ascii="Times New Roman" w:eastAsia="Times New Roman" w:hAnsi="Times New Roman" w:cs="Times New Roman"/>
          <w:color w:val="333333"/>
          <w:sz w:val="17"/>
          <w:szCs w:val="17"/>
        </w:rPr>
        <w:t xml:space="preserve"> would be to study secondary ejecta at locations above the lunar surface, such as in lunar orbit. An analysis of this type would be useful for programs like Gateway, Orion, or HLS where assets would be in cis-lunar space. Ejecta environments could be studied for EVAs that occur while in cis-lunar space as well.</w:t>
      </w:r>
    </w:p>
    <w:p w14:paraId="0BB2E6EF" w14:textId="77777777" w:rsidR="00533A5A" w:rsidRPr="00533A5A" w:rsidRDefault="00533A5A" w:rsidP="00533A5A">
      <w:pPr>
        <w:spacing w:after="0" w:line="312" w:lineRule="atLeast"/>
        <w:outlineLvl w:val="1"/>
        <w:rPr>
          <w:rFonts w:ascii="Arial" w:eastAsia="Times New Roman" w:hAnsi="Arial" w:cs="Arial"/>
          <w:caps/>
          <w:color w:val="333333"/>
          <w:sz w:val="32"/>
          <w:szCs w:val="32"/>
        </w:rPr>
      </w:pPr>
      <w:r w:rsidRPr="00533A5A">
        <w:rPr>
          <w:rFonts w:ascii="Arial" w:eastAsia="Times New Roman" w:hAnsi="Arial" w:cs="Arial"/>
          <w:caps/>
          <w:color w:val="333333"/>
          <w:sz w:val="32"/>
          <w:szCs w:val="32"/>
        </w:rPr>
        <w:t>DISCLOSURES</w:t>
      </w:r>
    </w:p>
    <w:p w14:paraId="695208B6"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Information displayed in this work is not to be used as a design specification and is subject to change until official publication in SLS-SPEC 159.</w:t>
      </w:r>
    </w:p>
    <w:p w14:paraId="0B250D32" w14:textId="77777777" w:rsidR="00533A5A" w:rsidRPr="00533A5A" w:rsidRDefault="00533A5A" w:rsidP="00533A5A">
      <w:pPr>
        <w:spacing w:after="0" w:line="312" w:lineRule="atLeast"/>
        <w:outlineLvl w:val="1"/>
        <w:rPr>
          <w:rFonts w:ascii="Arial" w:eastAsia="Times New Roman" w:hAnsi="Arial" w:cs="Arial"/>
          <w:caps/>
          <w:color w:val="333333"/>
          <w:sz w:val="32"/>
          <w:szCs w:val="32"/>
        </w:rPr>
      </w:pPr>
      <w:r w:rsidRPr="00533A5A">
        <w:rPr>
          <w:rFonts w:ascii="Arial" w:eastAsia="Times New Roman" w:hAnsi="Arial" w:cs="Arial"/>
          <w:caps/>
          <w:color w:val="333333"/>
          <w:sz w:val="32"/>
          <w:szCs w:val="32"/>
        </w:rPr>
        <w:t>AUTHOR INFORMATION</w:t>
      </w:r>
    </w:p>
    <w:p w14:paraId="2777EE9D"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See my ORCID record at </w:t>
      </w:r>
      <w:hyperlink r:id="rId18" w:tgtFrame="_blank" w:history="1">
        <w:r w:rsidRPr="00533A5A">
          <w:rPr>
            <w:rFonts w:ascii="Times New Roman" w:eastAsia="Times New Roman" w:hAnsi="Times New Roman" w:cs="Times New Roman"/>
            <w:color w:val="428BCA"/>
            <w:sz w:val="17"/>
            <w:szCs w:val="17"/>
            <w:u w:val="single"/>
          </w:rPr>
          <w:t>https://orcid.org/0000-0001-8384-939X</w:t>
        </w:r>
      </w:hyperlink>
    </w:p>
    <w:p w14:paraId="3F09C065"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w:t>
      </w:r>
    </w:p>
    <w:p w14:paraId="7426C7D7" w14:textId="77777777" w:rsidR="00533A5A" w:rsidRPr="00533A5A" w:rsidRDefault="00533A5A" w:rsidP="00533A5A">
      <w:pPr>
        <w:spacing w:after="0" w:line="312" w:lineRule="atLeast"/>
        <w:outlineLvl w:val="1"/>
        <w:rPr>
          <w:rFonts w:ascii="Arial" w:eastAsia="Times New Roman" w:hAnsi="Arial" w:cs="Arial"/>
          <w:caps/>
          <w:color w:val="333333"/>
          <w:sz w:val="32"/>
          <w:szCs w:val="32"/>
        </w:rPr>
      </w:pPr>
      <w:r w:rsidRPr="00533A5A">
        <w:rPr>
          <w:rFonts w:ascii="Arial" w:eastAsia="Times New Roman" w:hAnsi="Arial" w:cs="Arial"/>
          <w:caps/>
          <w:color w:val="333333"/>
          <w:sz w:val="32"/>
          <w:szCs w:val="32"/>
        </w:rPr>
        <w:t>ABSTRACT</w:t>
      </w:r>
    </w:p>
    <w:p w14:paraId="0ECD8B8E"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Introduction:  The surface of the Moon is constantly being bombarded by a flux of meteoroids of various sizes. Impacts due to these meteoroids produce secondary ejecta material at much lower speeds but with a total mass larger than the original impactor. Details about the secondary ejecta are important for planning missions on the lunar surface. In this work, an updated ejecta model is presented called the Meteoroid Model of Secondary Ejecta (</w:t>
      </w:r>
      <w:proofErr w:type="spellStart"/>
      <w:r w:rsidRPr="00533A5A">
        <w:rPr>
          <w:rFonts w:ascii="Times New Roman" w:eastAsia="Times New Roman" w:hAnsi="Times New Roman" w:cs="Times New Roman"/>
          <w:color w:val="333333"/>
          <w:sz w:val="17"/>
          <w:szCs w:val="17"/>
        </w:rPr>
        <w:t>MeMoSeE</w:t>
      </w:r>
      <w:proofErr w:type="spellEnd"/>
      <w:r w:rsidRPr="00533A5A">
        <w:rPr>
          <w:rFonts w:ascii="Times New Roman" w:eastAsia="Times New Roman" w:hAnsi="Times New Roman" w:cs="Times New Roman"/>
          <w:color w:val="333333"/>
          <w:sz w:val="17"/>
          <w:szCs w:val="17"/>
        </w:rPr>
        <w:t xml:space="preserve">), to replace the Apollo-era ejecta model, NASA SP-8013 [1], in the SLS-SPEC 159 Design Specification for Natural Environments (DSNE) [2]. The model produces secondary ejecta flux environments for a user-specified location on the lunar </w:t>
      </w:r>
      <w:proofErr w:type="gramStart"/>
      <w:r w:rsidRPr="00533A5A">
        <w:rPr>
          <w:rFonts w:ascii="Times New Roman" w:eastAsia="Times New Roman" w:hAnsi="Times New Roman" w:cs="Times New Roman"/>
          <w:color w:val="333333"/>
          <w:sz w:val="17"/>
          <w:szCs w:val="17"/>
        </w:rPr>
        <w:t>surface, and</w:t>
      </w:r>
      <w:proofErr w:type="gramEnd"/>
      <w:r w:rsidRPr="00533A5A">
        <w:rPr>
          <w:rFonts w:ascii="Times New Roman" w:eastAsia="Times New Roman" w:hAnsi="Times New Roman" w:cs="Times New Roman"/>
          <w:color w:val="333333"/>
          <w:sz w:val="17"/>
          <w:szCs w:val="17"/>
        </w:rPr>
        <w:t xml:space="preserve"> sorts the incoming secondary flux by angular direction and speed.</w:t>
      </w:r>
    </w:p>
    <w:p w14:paraId="7E6F7137"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Methods:  </w:t>
      </w:r>
      <w:proofErr w:type="spellStart"/>
      <w:r w:rsidRPr="00533A5A">
        <w:rPr>
          <w:rFonts w:ascii="Times New Roman" w:eastAsia="Times New Roman" w:hAnsi="Times New Roman" w:cs="Times New Roman"/>
          <w:color w:val="333333"/>
          <w:sz w:val="17"/>
          <w:szCs w:val="17"/>
        </w:rPr>
        <w:t>MeMoSeE</w:t>
      </w:r>
      <w:proofErr w:type="spellEnd"/>
      <w:r w:rsidRPr="00533A5A">
        <w:rPr>
          <w:rFonts w:ascii="Times New Roman" w:eastAsia="Times New Roman" w:hAnsi="Times New Roman" w:cs="Times New Roman"/>
          <w:color w:val="333333"/>
          <w:sz w:val="17"/>
          <w:szCs w:val="17"/>
        </w:rPr>
        <w:t xml:space="preserve"> is separated into three parts: the inputs, the conversion step, and the integration of fluxes. Inputs to the model include the primary meteoroid fluxes and the primary near-Earth object (NEO) fluxes. Meteoroid fluxes, both </w:t>
      </w:r>
      <w:proofErr w:type="spellStart"/>
      <w:r w:rsidRPr="00533A5A">
        <w:rPr>
          <w:rFonts w:ascii="Times New Roman" w:eastAsia="Times New Roman" w:hAnsi="Times New Roman" w:cs="Times New Roman"/>
          <w:color w:val="333333"/>
          <w:sz w:val="17"/>
          <w:szCs w:val="17"/>
        </w:rPr>
        <w:t>asteroidal</w:t>
      </w:r>
      <w:proofErr w:type="spellEnd"/>
      <w:r w:rsidRPr="00533A5A">
        <w:rPr>
          <w:rFonts w:ascii="Times New Roman" w:eastAsia="Times New Roman" w:hAnsi="Times New Roman" w:cs="Times New Roman"/>
          <w:color w:val="333333"/>
          <w:sz w:val="17"/>
          <w:szCs w:val="17"/>
        </w:rPr>
        <w:t xml:space="preserve"> and cometary, are calculated using the Meteoroid Engineering Model (MEM3) [3] for different locations on the Moon. For each surface location, an ephemeris is generated using the JPL HORIZONS System [4] that feeds into MEM3. The NEO fluxes are approximated by the high-density population of MEM3 (i.e., only the directionality), where the speed distribution of the NEO fluxes is renormalized to match observations [5]. The regolith properties are used as defined in the DSNE [2].</w:t>
      </w:r>
    </w:p>
    <w:p w14:paraId="145758BF"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The conversion step utilizes scaling laws given by </w:t>
      </w:r>
      <w:proofErr w:type="spellStart"/>
      <w:r w:rsidRPr="00533A5A">
        <w:rPr>
          <w:rFonts w:ascii="Times New Roman" w:eastAsia="Times New Roman" w:hAnsi="Times New Roman" w:cs="Times New Roman"/>
          <w:color w:val="333333"/>
          <w:sz w:val="17"/>
          <w:szCs w:val="17"/>
        </w:rPr>
        <w:t>Housen</w:t>
      </w:r>
      <w:proofErr w:type="spellEnd"/>
      <w:r w:rsidRPr="00533A5A">
        <w:rPr>
          <w:rFonts w:ascii="Times New Roman" w:eastAsia="Times New Roman" w:hAnsi="Times New Roman" w:cs="Times New Roman"/>
          <w:color w:val="333333"/>
          <w:sz w:val="17"/>
          <w:szCs w:val="17"/>
        </w:rPr>
        <w:t xml:space="preserve"> &amp; </w:t>
      </w:r>
      <w:proofErr w:type="spellStart"/>
      <w:r w:rsidRPr="00533A5A">
        <w:rPr>
          <w:rFonts w:ascii="Times New Roman" w:eastAsia="Times New Roman" w:hAnsi="Times New Roman" w:cs="Times New Roman"/>
          <w:color w:val="333333"/>
          <w:sz w:val="17"/>
          <w:szCs w:val="17"/>
        </w:rPr>
        <w:t>Holsapple</w:t>
      </w:r>
      <w:proofErr w:type="spellEnd"/>
      <w:r w:rsidRPr="00533A5A">
        <w:rPr>
          <w:rFonts w:ascii="Times New Roman" w:eastAsia="Times New Roman" w:hAnsi="Times New Roman" w:cs="Times New Roman"/>
          <w:color w:val="333333"/>
          <w:sz w:val="17"/>
          <w:szCs w:val="17"/>
        </w:rPr>
        <w:t xml:space="preserve"> 2011 [6] to convert the primary impactor flux to the total mass of secondary ejecta. The ejecta distribution, at the point-of-impact (POI), is separated into a zenith angle and azimuthal angle distribution. The zenith angle distribution follows a beta distribution where the peak depends on the impact altitude angle and the impact azimuth [7]. We employ an ejecta azimuth distribution that is based on Rival &amp; Mandeville 1999 [8] which focuses ejecta in the downstream direction for more oblique impacts.</w:t>
      </w:r>
    </w:p>
    <w:p w14:paraId="75F46456"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Finally, during the integration step, we sum secondary ejecta number fluxes at a </w:t>
      </w:r>
      <w:proofErr w:type="gramStart"/>
      <w:r w:rsidRPr="00533A5A">
        <w:rPr>
          <w:rFonts w:ascii="Times New Roman" w:eastAsia="Times New Roman" w:hAnsi="Times New Roman" w:cs="Times New Roman"/>
          <w:color w:val="333333"/>
          <w:sz w:val="17"/>
          <w:szCs w:val="17"/>
        </w:rPr>
        <w:t>particular region-of-interest</w:t>
      </w:r>
      <w:proofErr w:type="gramEnd"/>
      <w:r w:rsidRPr="00533A5A">
        <w:rPr>
          <w:rFonts w:ascii="Times New Roman" w:eastAsia="Times New Roman" w:hAnsi="Times New Roman" w:cs="Times New Roman"/>
          <w:color w:val="333333"/>
          <w:sz w:val="17"/>
          <w:szCs w:val="17"/>
        </w:rPr>
        <w:t xml:space="preserve"> (ROI) that originated from many POI locations over the entire surface of the Moon. We keep track of both altitude and azimuth angle bins as well as a range of speed bins, following the igloo gridding as done in MEM3 [9]. The ejecta particle size distribution and density </w:t>
      </w:r>
      <w:proofErr w:type="gramStart"/>
      <w:r w:rsidRPr="00533A5A">
        <w:rPr>
          <w:rFonts w:ascii="Times New Roman" w:eastAsia="Times New Roman" w:hAnsi="Times New Roman" w:cs="Times New Roman"/>
          <w:color w:val="333333"/>
          <w:sz w:val="17"/>
          <w:szCs w:val="17"/>
        </w:rPr>
        <w:t>is</w:t>
      </w:r>
      <w:proofErr w:type="gramEnd"/>
      <w:r w:rsidRPr="00533A5A">
        <w:rPr>
          <w:rFonts w:ascii="Times New Roman" w:eastAsia="Times New Roman" w:hAnsi="Times New Roman" w:cs="Times New Roman"/>
          <w:color w:val="333333"/>
          <w:sz w:val="17"/>
          <w:szCs w:val="17"/>
        </w:rPr>
        <w:t xml:space="preserve"> assumed to be the same as the lunar regolith [10, 2].</w:t>
      </w:r>
    </w:p>
    <w:p w14:paraId="3BBA25FD"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lastRenderedPageBreak/>
        <w:t>Results: The primary fluxes are computed for one Metonic cycle (19 years) for various locations over the lunar surface with a fixed orientation. Both the angular and speed distributions of the primary fluxes are dependent on the latitude and longitude. The overall primary fluxes show a roughly 13% increase from the eastern limb to the western limb.</w:t>
      </w:r>
    </w:p>
    <w:p w14:paraId="6F50205E"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In general, the speed distribution of the secondary fluxes span from a user-defined minimum speed to the escape speed of the Moon (2.38 km/s), roughly following a power-law relation [6]. Different parts of the speed distribution come from different primary impact locations on the Moon. The secondary ejecta is dominated by the slowest speeds, where these particles originate nearby the ROI. For speeds around 71% of the escape speed, the secondary ejecta originates from locations near the antipodal point. On the other hand, for secondary ejecta speeds that exceed roughly 90% the escape speed, the ejecta particles come from all over the lunar surface to the ROI.</w:t>
      </w:r>
    </w:p>
    <w:p w14:paraId="6FF69E99"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Comparing the secondary ejecta fluxes from </w:t>
      </w:r>
      <w:proofErr w:type="spellStart"/>
      <w:r w:rsidRPr="00533A5A">
        <w:rPr>
          <w:rFonts w:ascii="Times New Roman" w:eastAsia="Times New Roman" w:hAnsi="Times New Roman" w:cs="Times New Roman"/>
          <w:color w:val="333333"/>
          <w:sz w:val="17"/>
          <w:szCs w:val="17"/>
        </w:rPr>
        <w:t>MeMoSeE</w:t>
      </w:r>
      <w:proofErr w:type="spellEnd"/>
      <w:r w:rsidRPr="00533A5A">
        <w:rPr>
          <w:rFonts w:ascii="Times New Roman" w:eastAsia="Times New Roman" w:hAnsi="Times New Roman" w:cs="Times New Roman"/>
          <w:color w:val="333333"/>
          <w:sz w:val="17"/>
          <w:szCs w:val="17"/>
        </w:rPr>
        <w:t xml:space="preserve"> with NASA SP-8013 [1], there is a reduction by about 2-3 orders of magnitude for secondary ejecta particles greater than 1 µg. These estimates agree with recent findings from Bjorkman &amp; Christiansen 2019 [11]. The secondary ejecta fluxes are also compared with the primary fluxes, where the ejecta fluxes are roughly an order of magnitude greater than the primary fluxes.</w:t>
      </w:r>
    </w:p>
    <w:p w14:paraId="632F3583" w14:textId="77777777" w:rsidR="00533A5A" w:rsidRPr="00533A5A" w:rsidRDefault="00533A5A" w:rsidP="00533A5A">
      <w:pPr>
        <w:spacing w:after="150" w:line="336" w:lineRule="atLeast"/>
        <w:rPr>
          <w:rFonts w:ascii="Times New Roman" w:eastAsia="Times New Roman" w:hAnsi="Times New Roman" w:cs="Times New Roman"/>
          <w:color w:val="333333"/>
          <w:sz w:val="17"/>
          <w:szCs w:val="17"/>
        </w:rPr>
      </w:pPr>
      <w:r w:rsidRPr="00533A5A">
        <w:rPr>
          <w:rFonts w:ascii="Times New Roman" w:eastAsia="Times New Roman" w:hAnsi="Times New Roman" w:cs="Times New Roman"/>
          <w:color w:val="333333"/>
          <w:sz w:val="17"/>
          <w:szCs w:val="17"/>
        </w:rPr>
        <w:t xml:space="preserve">References: [1] </w:t>
      </w:r>
      <w:proofErr w:type="spellStart"/>
      <w:r w:rsidRPr="00533A5A">
        <w:rPr>
          <w:rFonts w:ascii="Times New Roman" w:eastAsia="Times New Roman" w:hAnsi="Times New Roman" w:cs="Times New Roman"/>
          <w:color w:val="333333"/>
          <w:sz w:val="17"/>
          <w:szCs w:val="17"/>
        </w:rPr>
        <w:t>Cour</w:t>
      </w:r>
      <w:proofErr w:type="spellEnd"/>
      <w:r w:rsidRPr="00533A5A">
        <w:rPr>
          <w:rFonts w:ascii="Times New Roman" w:eastAsia="Times New Roman" w:hAnsi="Times New Roman" w:cs="Times New Roman"/>
          <w:color w:val="333333"/>
          <w:sz w:val="17"/>
          <w:szCs w:val="17"/>
        </w:rPr>
        <w:t xml:space="preserve">-Palais, B. G., (1969) NASA SP-8013. [2] NASA SLS-SPEC-159 Rev. H (2020). [3] Moorhead, A. V., et al. (2019) JS&amp;R, 1-17. [4] </w:t>
      </w:r>
      <w:proofErr w:type="spellStart"/>
      <w:r w:rsidRPr="00533A5A">
        <w:rPr>
          <w:rFonts w:ascii="Times New Roman" w:eastAsia="Times New Roman" w:hAnsi="Times New Roman" w:cs="Times New Roman"/>
          <w:color w:val="333333"/>
          <w:sz w:val="17"/>
          <w:szCs w:val="17"/>
        </w:rPr>
        <w:t>Giorgini</w:t>
      </w:r>
      <w:proofErr w:type="spellEnd"/>
      <w:r w:rsidRPr="00533A5A">
        <w:rPr>
          <w:rFonts w:ascii="Times New Roman" w:eastAsia="Times New Roman" w:hAnsi="Times New Roman" w:cs="Times New Roman"/>
          <w:color w:val="333333"/>
          <w:sz w:val="17"/>
          <w:szCs w:val="17"/>
        </w:rPr>
        <w:t xml:space="preserve">, J. D., (2015) IAUGA, 29, 2256293. [5] Moorhead, A. V., (2020) Memo OSMA/MEO/Lunar-001. [6] </w:t>
      </w:r>
      <w:proofErr w:type="spellStart"/>
      <w:r w:rsidRPr="00533A5A">
        <w:rPr>
          <w:rFonts w:ascii="Times New Roman" w:eastAsia="Times New Roman" w:hAnsi="Times New Roman" w:cs="Times New Roman"/>
          <w:color w:val="333333"/>
          <w:sz w:val="17"/>
          <w:szCs w:val="17"/>
        </w:rPr>
        <w:t>Housen</w:t>
      </w:r>
      <w:proofErr w:type="spellEnd"/>
      <w:r w:rsidRPr="00533A5A">
        <w:rPr>
          <w:rFonts w:ascii="Times New Roman" w:eastAsia="Times New Roman" w:hAnsi="Times New Roman" w:cs="Times New Roman"/>
          <w:color w:val="333333"/>
          <w:sz w:val="17"/>
          <w:szCs w:val="17"/>
        </w:rPr>
        <w:t xml:space="preserve">, K. R., and </w:t>
      </w:r>
      <w:proofErr w:type="spellStart"/>
      <w:r w:rsidRPr="00533A5A">
        <w:rPr>
          <w:rFonts w:ascii="Times New Roman" w:eastAsia="Times New Roman" w:hAnsi="Times New Roman" w:cs="Times New Roman"/>
          <w:color w:val="333333"/>
          <w:sz w:val="17"/>
          <w:szCs w:val="17"/>
        </w:rPr>
        <w:t>Holsapple</w:t>
      </w:r>
      <w:proofErr w:type="spellEnd"/>
      <w:r w:rsidRPr="00533A5A">
        <w:rPr>
          <w:rFonts w:ascii="Times New Roman" w:eastAsia="Times New Roman" w:hAnsi="Times New Roman" w:cs="Times New Roman"/>
          <w:color w:val="333333"/>
          <w:sz w:val="17"/>
          <w:szCs w:val="17"/>
        </w:rPr>
        <w:t xml:space="preserve">, K. A., (2011) Icarus, 211(1), 856-875. [7] Gault, D. E., and </w:t>
      </w:r>
      <w:proofErr w:type="spellStart"/>
      <w:r w:rsidRPr="00533A5A">
        <w:rPr>
          <w:rFonts w:ascii="Times New Roman" w:eastAsia="Times New Roman" w:hAnsi="Times New Roman" w:cs="Times New Roman"/>
          <w:color w:val="333333"/>
          <w:sz w:val="17"/>
          <w:szCs w:val="17"/>
        </w:rPr>
        <w:t>Wedekind</w:t>
      </w:r>
      <w:proofErr w:type="spellEnd"/>
      <w:r w:rsidRPr="00533A5A">
        <w:rPr>
          <w:rFonts w:ascii="Times New Roman" w:eastAsia="Times New Roman" w:hAnsi="Times New Roman" w:cs="Times New Roman"/>
          <w:color w:val="333333"/>
          <w:sz w:val="17"/>
          <w:szCs w:val="17"/>
        </w:rPr>
        <w:t>, J. A., (1978) L&amp;PSCP, 9, 3843-3875. [8] Rival, M., and Mandeville, J., (1999) Space Debris, 1(1), 45-57. [9] Moorhead, A. V., (2019) MEM3 User Guide. [10] Carrier, W. D., (1973) The Moon, 6(3-4), 250-263. [11] Bjorkman, M. D. &amp; Christiansen, E. L., (2019) ODC  </w:t>
      </w:r>
    </w:p>
    <w:p w14:paraId="2524CC04" w14:textId="77777777" w:rsidR="00533A5A" w:rsidRPr="00533A5A" w:rsidRDefault="00533A5A" w:rsidP="00533A5A">
      <w:pPr>
        <w:pBdr>
          <w:top w:val="single" w:sz="6" w:space="1" w:color="auto"/>
        </w:pBdr>
        <w:spacing w:after="0" w:line="240" w:lineRule="auto"/>
        <w:jc w:val="center"/>
        <w:rPr>
          <w:rFonts w:ascii="Arial" w:eastAsia="Times New Roman" w:hAnsi="Arial" w:cs="Arial"/>
          <w:vanish/>
          <w:sz w:val="16"/>
          <w:szCs w:val="16"/>
        </w:rPr>
      </w:pPr>
      <w:r w:rsidRPr="00533A5A">
        <w:rPr>
          <w:rFonts w:ascii="Arial" w:eastAsia="Times New Roman" w:hAnsi="Arial" w:cs="Arial"/>
          <w:vanish/>
          <w:sz w:val="16"/>
          <w:szCs w:val="16"/>
        </w:rPr>
        <w:t>Bottom of Form</w:t>
      </w:r>
    </w:p>
    <w:p w14:paraId="0FB37EBC" w14:textId="77777777" w:rsidR="00362E48" w:rsidRDefault="00B763FE"/>
    <w:sectPr w:rsidR="00362E4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8" w:author="Chambers, Wesley A. (MSFC-EV44)" w:date="2021-03-05T13:58:00Z" w:initials="CWA(">
    <w:p w14:paraId="0C59577E" w14:textId="77777777" w:rsidR="00BC6219" w:rsidRDefault="00BC6219">
      <w:pPr>
        <w:pStyle w:val="CommentText"/>
      </w:pPr>
      <w:r>
        <w:rPr>
          <w:rStyle w:val="CommentReference"/>
        </w:rPr>
        <w:annotationRef/>
      </w:r>
      <w:r>
        <w:t>Using a number</w:t>
      </w:r>
      <w:r w:rsidR="00F72CB4">
        <w:t>ed</w:t>
      </w:r>
      <w:r>
        <w:t xml:space="preserve"> list AND stating “the first element, … the second element, …” seems redundant</w:t>
      </w:r>
    </w:p>
  </w:comment>
  <w:comment w:id="53" w:author="Chambers, Wesley A. (MSFC-EV44)" w:date="2021-03-05T13:54:00Z" w:initials="CWA(">
    <w:p w14:paraId="5A7E2CBA" w14:textId="77777777" w:rsidR="00BC6219" w:rsidRDefault="00BC6219">
      <w:pPr>
        <w:pStyle w:val="CommentText"/>
      </w:pPr>
      <w:r>
        <w:rPr>
          <w:rStyle w:val="CommentReference"/>
        </w:rPr>
        <w:annotationRef/>
      </w:r>
      <w:r>
        <w:t>Correct source format? (my edit might have screwed it up if it was)</w:t>
      </w:r>
    </w:p>
  </w:comment>
  <w:comment w:id="57" w:author="Chambers, Wesley A. (MSFC-EV44)" w:date="2021-03-05T13:57:00Z" w:initials="CWA(">
    <w:p w14:paraId="3586BF00" w14:textId="77777777" w:rsidR="00BC6219" w:rsidRDefault="00BC6219">
      <w:pPr>
        <w:pStyle w:val="CommentText"/>
      </w:pPr>
      <w:r>
        <w:rPr>
          <w:rStyle w:val="CommentReference"/>
        </w:rPr>
        <w:annotationRef/>
      </w:r>
      <w:r>
        <w:t>Any other parameters?</w:t>
      </w:r>
    </w:p>
  </w:comment>
  <w:comment w:id="73" w:author="Chambers, Wesley A. (MSFC-EV44)" w:date="2021-03-05T14:00:00Z" w:initials="CWA(">
    <w:p w14:paraId="0D5A3E44" w14:textId="77777777" w:rsidR="00F72CB4" w:rsidRDefault="00F72CB4">
      <w:pPr>
        <w:pStyle w:val="CommentText"/>
      </w:pPr>
      <w:r>
        <w:rPr>
          <w:rStyle w:val="CommentReference"/>
        </w:rPr>
        <w:annotationRef/>
      </w:r>
      <w:r>
        <w:t>Which angle? Incoming? Outgoing? Should be clear if measured from the surface or a line orthogonal to the surface</w:t>
      </w:r>
    </w:p>
  </w:comment>
  <w:comment w:id="75" w:author="Chambers, Wesley A. (MSFC-EV44)" w:date="2021-03-05T14:03:00Z" w:initials="CWA(">
    <w:p w14:paraId="5A137352" w14:textId="77777777" w:rsidR="00F72CB4" w:rsidRDefault="00F72CB4">
      <w:pPr>
        <w:pStyle w:val="CommentText"/>
      </w:pPr>
      <w:r>
        <w:rPr>
          <w:rStyle w:val="CommentReference"/>
        </w:rPr>
        <w:annotationRef/>
      </w:r>
      <w:r>
        <w:t>Time frame and lunar surface location of what? The model? Individual impacts? You give an example, but a little more specificity here could help</w:t>
      </w:r>
    </w:p>
  </w:comment>
  <w:comment w:id="79" w:author="Chambers, Wesley A. (MSFC-EV44)" w:date="2021-03-05T14:05:00Z" w:initials="CWA(">
    <w:p w14:paraId="373BE89B" w14:textId="77777777" w:rsidR="00F72CB4" w:rsidRDefault="00F72CB4">
      <w:pPr>
        <w:pStyle w:val="CommentText"/>
      </w:pPr>
      <w:r>
        <w:rPr>
          <w:rStyle w:val="CommentReference"/>
        </w:rPr>
        <w:annotationRef/>
      </w:r>
      <w:r>
        <w:t xml:space="preserve">It may feel redundant, but if the H/AH source is from a specific model maybe state it here, “the NEO </w:t>
      </w:r>
      <w:proofErr w:type="spellStart"/>
      <w:r>
        <w:t>helion</w:t>
      </w:r>
      <w:proofErr w:type="spellEnd"/>
      <w:r>
        <w:t>/</w:t>
      </w:r>
      <w:proofErr w:type="spellStart"/>
      <w:r>
        <w:t>antihelion</w:t>
      </w:r>
      <w:proofErr w:type="spellEnd"/>
      <w:r>
        <w:t xml:space="preserve"> source”. If both models, I guess this is clear as-is.</w:t>
      </w:r>
    </w:p>
  </w:comment>
  <w:comment w:id="86" w:author="Chambers, Wesley A. (MSFC-EV44)" w:date="2021-03-05T14:08:00Z" w:initials="CWA(">
    <w:p w14:paraId="105757A8" w14:textId="77777777" w:rsidR="00F72CB4" w:rsidRDefault="00F72CB4">
      <w:pPr>
        <w:pStyle w:val="CommentText"/>
      </w:pPr>
      <w:r>
        <w:rPr>
          <w:rStyle w:val="CommentReference"/>
        </w:rPr>
        <w:annotationRef/>
      </w:r>
      <w:r>
        <w:t>Trying to be very clear in this sentence about which angle is which; I think I’ve interpreted it correctly but I’m not sure it would be clear otherwise to a reader unfamiliar with the model – since there are angles relative to the surface (incoming impactor), coordinates on the surface (</w:t>
      </w:r>
      <w:proofErr w:type="spellStart"/>
      <w:r>
        <w:t>lat</w:t>
      </w:r>
      <w:proofErr w:type="spellEnd"/>
      <w:r>
        <w:t xml:space="preserve">, </w:t>
      </w:r>
      <w:proofErr w:type="spellStart"/>
      <w:r>
        <w:t>lon</w:t>
      </w:r>
      <w:proofErr w:type="spellEnd"/>
      <w:r>
        <w:t>), and ejecta angles.</w:t>
      </w:r>
    </w:p>
  </w:comment>
  <w:comment w:id="91" w:author="Chambers, Wesley A. (MSFC-EV44)" w:date="2021-03-05T14:09:00Z" w:initials="CWA(">
    <w:p w14:paraId="01CA773D" w14:textId="77777777" w:rsidR="005A3ADD" w:rsidRDefault="005A3ADD">
      <w:pPr>
        <w:pStyle w:val="CommentText"/>
      </w:pPr>
      <w:r>
        <w:rPr>
          <w:rStyle w:val="CommentReference"/>
        </w:rPr>
        <w:annotationRef/>
      </w:r>
      <w:r>
        <w:t>I love using Latin phrases, I really do, but you might consider replacing this with “beforehand”?</w:t>
      </w:r>
    </w:p>
  </w:comment>
  <w:comment w:id="97" w:author="Chambers, Wesley A. (MSFC-EV44)" w:date="2021-03-05T14:11:00Z" w:initials="CWA(">
    <w:p w14:paraId="4F4D2345" w14:textId="77777777" w:rsidR="005A3ADD" w:rsidRDefault="005A3ADD">
      <w:pPr>
        <w:pStyle w:val="CommentText"/>
      </w:pPr>
      <w:r>
        <w:rPr>
          <w:rStyle w:val="CommentReference"/>
        </w:rPr>
        <w:annotationRef/>
      </w:r>
      <w:r>
        <w:t>I removed “PNP” in my super rewritten introduction, so if you don’t mention it there, you’ll need to spell it out here.</w:t>
      </w:r>
    </w:p>
  </w:comment>
  <w:comment w:id="100" w:author="Chambers, Wesley A. (MSFC-EV44)" w:date="2021-03-05T14:12:00Z" w:initials="CWA(">
    <w:p w14:paraId="5D4EEC2D" w14:textId="77777777" w:rsidR="005A3ADD" w:rsidRDefault="005A3ADD">
      <w:pPr>
        <w:pStyle w:val="CommentText"/>
      </w:pPr>
      <w:r>
        <w:rPr>
          <w:rStyle w:val="CommentReference"/>
        </w:rPr>
        <w:annotationRef/>
      </w:r>
      <w:r>
        <w:t xml:space="preserve">Don’t assume your reader knows what this is. Can you describe it very briefly? </w:t>
      </w:r>
      <w:proofErr w:type="gramStart"/>
      <w:r>
        <w:t>Oh</w:t>
      </w:r>
      <w:proofErr w:type="gramEnd"/>
      <w:r>
        <w:t xml:space="preserve"> </w:t>
      </w:r>
      <w:proofErr w:type="spellStart"/>
      <w:r>
        <w:t>nvm</w:t>
      </w:r>
      <w:proofErr w:type="spellEnd"/>
      <w:r>
        <w:t xml:space="preserve"> that’s your next sentence. Changing to a colon?</w:t>
      </w:r>
    </w:p>
  </w:comment>
  <w:comment w:id="106" w:author="Chambers, Wesley A. (MSFC-EV44)" w:date="2021-03-05T14:19:00Z" w:initials="CWA(">
    <w:p w14:paraId="37C77096" w14:textId="77777777" w:rsidR="005A3ADD" w:rsidRDefault="005A3ADD">
      <w:pPr>
        <w:pStyle w:val="CommentText"/>
      </w:pPr>
      <w:r>
        <w:rPr>
          <w:rStyle w:val="CommentReference"/>
        </w:rPr>
        <w:annotationRef/>
      </w:r>
      <w:r>
        <w:t xml:space="preserve">Really want to put “ejecta </w:t>
      </w:r>
      <w:proofErr w:type="spellStart"/>
      <w:r>
        <w:t>yeeted</w:t>
      </w:r>
      <w:proofErr w:type="spellEnd"/>
      <w:r>
        <w:t xml:space="preserve"> at 45 degrees”</w:t>
      </w:r>
    </w:p>
  </w:comment>
  <w:comment w:id="114" w:author="Chambers, Wesley A. (MSFC-EV44)" w:date="2021-03-05T14:26:00Z" w:initials="CWA(">
    <w:p w14:paraId="7936F617" w14:textId="77777777" w:rsidR="00B763FE" w:rsidRDefault="00B763FE">
      <w:pPr>
        <w:pStyle w:val="CommentText"/>
      </w:pPr>
      <w:r>
        <w:rPr>
          <w:rStyle w:val="CommentReference"/>
        </w:rPr>
        <w:annotationRef/>
      </w:r>
      <w:r>
        <w:t>Did I interpret your meaning on angles correctly? I’d really spell out what each angle means.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59577E" w15:done="0"/>
  <w15:commentEx w15:paraId="5A7E2CBA" w15:done="0"/>
  <w15:commentEx w15:paraId="3586BF00" w15:done="0"/>
  <w15:commentEx w15:paraId="0D5A3E44" w15:done="0"/>
  <w15:commentEx w15:paraId="5A137352" w15:done="0"/>
  <w15:commentEx w15:paraId="373BE89B" w15:done="0"/>
  <w15:commentEx w15:paraId="105757A8" w15:done="0"/>
  <w15:commentEx w15:paraId="01CA773D" w15:done="0"/>
  <w15:commentEx w15:paraId="4F4D2345" w15:done="0"/>
  <w15:commentEx w15:paraId="5D4EEC2D" w15:done="0"/>
  <w15:commentEx w15:paraId="37C77096" w15:done="0"/>
  <w15:commentEx w15:paraId="7936F6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59577E" w16cid:durableId="23ECB774"/>
  <w16cid:commentId w16cid:paraId="5A7E2CBA" w16cid:durableId="23ECB69F"/>
  <w16cid:commentId w16cid:paraId="3586BF00" w16cid:durableId="23ECB754"/>
  <w16cid:commentId w16cid:paraId="0D5A3E44" w16cid:durableId="23ECB818"/>
  <w16cid:commentId w16cid:paraId="5A137352" w16cid:durableId="23ECB8B1"/>
  <w16cid:commentId w16cid:paraId="373BE89B" w16cid:durableId="23ECB911"/>
  <w16cid:commentId w16cid:paraId="105757A8" w16cid:durableId="23ECB9CC"/>
  <w16cid:commentId w16cid:paraId="01CA773D" w16cid:durableId="23ECBA30"/>
  <w16cid:commentId w16cid:paraId="4F4D2345" w16cid:durableId="23ECBAAF"/>
  <w16cid:commentId w16cid:paraId="5D4EEC2D" w16cid:durableId="23ECBAE7"/>
  <w16cid:commentId w16cid:paraId="37C77096" w16cid:durableId="23ECBC5D"/>
  <w16cid:commentId w16cid:paraId="7936F617" w16cid:durableId="23ECBE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625DBC"/>
    <w:multiLevelType w:val="multilevel"/>
    <w:tmpl w:val="8C16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mbers, Wesley A. (MSFC-EV44)">
    <w15:presenceInfo w15:providerId="AD" w15:userId="S::wachambe@ndc.nasa.gov::244fe9a0-0aa7-4309-ac7c-2d1fd3b546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A5A"/>
    <w:rsid w:val="002C21B9"/>
    <w:rsid w:val="00401D71"/>
    <w:rsid w:val="00533A5A"/>
    <w:rsid w:val="005A3ADD"/>
    <w:rsid w:val="00626A71"/>
    <w:rsid w:val="009758FB"/>
    <w:rsid w:val="00B763FE"/>
    <w:rsid w:val="00BC6219"/>
    <w:rsid w:val="00C0056A"/>
    <w:rsid w:val="00F72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9E733"/>
  <w15:chartTrackingRefBased/>
  <w15:docId w15:val="{DFCEE030-B7C2-4BE4-BBD1-84B863FBA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33A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3A5A"/>
    <w:rPr>
      <w:rFonts w:ascii="Times New Roman" w:eastAsia="Times New Roman" w:hAnsi="Times New Roman" w:cs="Times New Roman"/>
      <w:b/>
      <w:bCs/>
      <w:sz w:val="36"/>
      <w:szCs w:val="36"/>
    </w:rPr>
  </w:style>
  <w:style w:type="paragraph" w:styleId="z-TopofForm">
    <w:name w:val="HTML Top of Form"/>
    <w:basedOn w:val="Normal"/>
    <w:next w:val="Normal"/>
    <w:link w:val="z-TopofFormChar"/>
    <w:hidden/>
    <w:uiPriority w:val="99"/>
    <w:semiHidden/>
    <w:unhideWhenUsed/>
    <w:rsid w:val="00533A5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33A5A"/>
    <w:rPr>
      <w:rFonts w:ascii="Arial" w:eastAsia="Times New Roman" w:hAnsi="Arial" w:cs="Arial"/>
      <w:vanish/>
      <w:sz w:val="16"/>
      <w:szCs w:val="16"/>
    </w:rPr>
  </w:style>
  <w:style w:type="paragraph" w:styleId="NormalWeb">
    <w:name w:val="Normal (Web)"/>
    <w:basedOn w:val="Normal"/>
    <w:uiPriority w:val="99"/>
    <w:semiHidden/>
    <w:unhideWhenUsed/>
    <w:rsid w:val="00533A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33A5A"/>
    <w:rPr>
      <w:b/>
      <w:bCs/>
    </w:rPr>
  </w:style>
  <w:style w:type="character" w:styleId="Hyperlink">
    <w:name w:val="Hyperlink"/>
    <w:basedOn w:val="DefaultParagraphFont"/>
    <w:uiPriority w:val="99"/>
    <w:semiHidden/>
    <w:unhideWhenUsed/>
    <w:rsid w:val="00533A5A"/>
    <w:rPr>
      <w:color w:val="0000FF"/>
      <w:u w:val="single"/>
    </w:rPr>
  </w:style>
  <w:style w:type="paragraph" w:styleId="z-BottomofForm">
    <w:name w:val="HTML Bottom of Form"/>
    <w:basedOn w:val="Normal"/>
    <w:next w:val="Normal"/>
    <w:link w:val="z-BottomofFormChar"/>
    <w:hidden/>
    <w:uiPriority w:val="99"/>
    <w:semiHidden/>
    <w:unhideWhenUsed/>
    <w:rsid w:val="00533A5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33A5A"/>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BC6219"/>
    <w:rPr>
      <w:sz w:val="16"/>
      <w:szCs w:val="16"/>
    </w:rPr>
  </w:style>
  <w:style w:type="paragraph" w:styleId="CommentText">
    <w:name w:val="annotation text"/>
    <w:basedOn w:val="Normal"/>
    <w:link w:val="CommentTextChar"/>
    <w:uiPriority w:val="99"/>
    <w:semiHidden/>
    <w:unhideWhenUsed/>
    <w:rsid w:val="00BC6219"/>
    <w:pPr>
      <w:spacing w:line="240" w:lineRule="auto"/>
    </w:pPr>
    <w:rPr>
      <w:sz w:val="20"/>
      <w:szCs w:val="20"/>
    </w:rPr>
  </w:style>
  <w:style w:type="character" w:customStyle="1" w:styleId="CommentTextChar">
    <w:name w:val="Comment Text Char"/>
    <w:basedOn w:val="DefaultParagraphFont"/>
    <w:link w:val="CommentText"/>
    <w:uiPriority w:val="99"/>
    <w:semiHidden/>
    <w:rsid w:val="00BC6219"/>
    <w:rPr>
      <w:sz w:val="20"/>
      <w:szCs w:val="20"/>
    </w:rPr>
  </w:style>
  <w:style w:type="paragraph" w:styleId="CommentSubject">
    <w:name w:val="annotation subject"/>
    <w:basedOn w:val="CommentText"/>
    <w:next w:val="CommentText"/>
    <w:link w:val="CommentSubjectChar"/>
    <w:uiPriority w:val="99"/>
    <w:semiHidden/>
    <w:unhideWhenUsed/>
    <w:rsid w:val="00BC6219"/>
    <w:rPr>
      <w:b/>
      <w:bCs/>
    </w:rPr>
  </w:style>
  <w:style w:type="character" w:customStyle="1" w:styleId="CommentSubjectChar">
    <w:name w:val="Comment Subject Char"/>
    <w:basedOn w:val="CommentTextChar"/>
    <w:link w:val="CommentSubject"/>
    <w:uiPriority w:val="99"/>
    <w:semiHidden/>
    <w:rsid w:val="00BC6219"/>
    <w:rPr>
      <w:b/>
      <w:bCs/>
      <w:sz w:val="20"/>
      <w:szCs w:val="20"/>
    </w:rPr>
  </w:style>
  <w:style w:type="paragraph" w:styleId="BalloonText">
    <w:name w:val="Balloon Text"/>
    <w:basedOn w:val="Normal"/>
    <w:link w:val="BalloonTextChar"/>
    <w:uiPriority w:val="99"/>
    <w:semiHidden/>
    <w:unhideWhenUsed/>
    <w:rsid w:val="00BC62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62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044549">
      <w:bodyDiv w:val="1"/>
      <w:marLeft w:val="0"/>
      <w:marRight w:val="0"/>
      <w:marTop w:val="0"/>
      <w:marBottom w:val="0"/>
      <w:divBdr>
        <w:top w:val="none" w:sz="0" w:space="0" w:color="auto"/>
        <w:left w:val="none" w:sz="0" w:space="0" w:color="auto"/>
        <w:bottom w:val="none" w:sz="0" w:space="0" w:color="auto"/>
        <w:right w:val="none" w:sz="0" w:space="0" w:color="auto"/>
      </w:divBdr>
      <w:divsChild>
        <w:div w:id="1584876022">
          <w:marLeft w:val="0"/>
          <w:marRight w:val="0"/>
          <w:marTop w:val="100"/>
          <w:marBottom w:val="100"/>
          <w:divBdr>
            <w:top w:val="none" w:sz="0" w:space="0" w:color="auto"/>
            <w:left w:val="none" w:sz="0" w:space="0" w:color="auto"/>
            <w:bottom w:val="none" w:sz="0" w:space="0" w:color="auto"/>
            <w:right w:val="none" w:sz="0" w:space="0" w:color="auto"/>
          </w:divBdr>
          <w:divsChild>
            <w:div w:id="860434370">
              <w:marLeft w:val="0"/>
              <w:marRight w:val="0"/>
              <w:marTop w:val="300"/>
              <w:marBottom w:val="300"/>
              <w:divBdr>
                <w:top w:val="none" w:sz="0" w:space="0" w:color="auto"/>
                <w:left w:val="none" w:sz="0" w:space="0" w:color="auto"/>
                <w:bottom w:val="none" w:sz="0" w:space="0" w:color="auto"/>
                <w:right w:val="none" w:sz="0" w:space="0" w:color="auto"/>
              </w:divBdr>
            </w:div>
            <w:div w:id="704253563">
              <w:marLeft w:val="0"/>
              <w:marRight w:val="0"/>
              <w:marTop w:val="0"/>
              <w:marBottom w:val="0"/>
              <w:divBdr>
                <w:top w:val="none" w:sz="0" w:space="0" w:color="auto"/>
                <w:left w:val="none" w:sz="0" w:space="0" w:color="auto"/>
                <w:bottom w:val="none" w:sz="0" w:space="0" w:color="auto"/>
                <w:right w:val="none" w:sz="0" w:space="0" w:color="auto"/>
              </w:divBdr>
            </w:div>
            <w:div w:id="192353544">
              <w:marLeft w:val="0"/>
              <w:marRight w:val="0"/>
              <w:marTop w:val="0"/>
              <w:marBottom w:val="225"/>
              <w:divBdr>
                <w:top w:val="none" w:sz="0" w:space="0" w:color="auto"/>
                <w:left w:val="none" w:sz="0" w:space="0" w:color="auto"/>
                <w:bottom w:val="none" w:sz="0" w:space="0" w:color="auto"/>
                <w:right w:val="none" w:sz="0" w:space="0" w:color="auto"/>
              </w:divBdr>
            </w:div>
            <w:div w:id="1606769001">
              <w:marLeft w:val="0"/>
              <w:marRight w:val="0"/>
              <w:marTop w:val="0"/>
              <w:marBottom w:val="375"/>
              <w:divBdr>
                <w:top w:val="none" w:sz="0" w:space="0" w:color="auto"/>
                <w:left w:val="none" w:sz="0" w:space="0" w:color="auto"/>
                <w:bottom w:val="none" w:sz="0" w:space="0" w:color="auto"/>
                <w:right w:val="none" w:sz="0" w:space="0" w:color="auto"/>
              </w:divBdr>
            </w:div>
            <w:div w:id="813833668">
              <w:marLeft w:val="0"/>
              <w:marRight w:val="0"/>
              <w:marTop w:val="0"/>
              <w:marBottom w:val="0"/>
              <w:divBdr>
                <w:top w:val="none" w:sz="0" w:space="0" w:color="auto"/>
                <w:left w:val="none" w:sz="0" w:space="0" w:color="auto"/>
                <w:bottom w:val="none" w:sz="0" w:space="0" w:color="auto"/>
                <w:right w:val="none" w:sz="0" w:space="0" w:color="auto"/>
              </w:divBdr>
            </w:div>
            <w:div w:id="774521236">
              <w:marLeft w:val="0"/>
              <w:marRight w:val="0"/>
              <w:marTop w:val="300"/>
              <w:marBottom w:val="0"/>
              <w:divBdr>
                <w:top w:val="none" w:sz="0" w:space="0" w:color="auto"/>
                <w:left w:val="none" w:sz="0" w:space="0" w:color="auto"/>
                <w:bottom w:val="none" w:sz="0" w:space="0" w:color="auto"/>
                <w:right w:val="none" w:sz="0" w:space="0" w:color="auto"/>
              </w:divBdr>
              <w:divsChild>
                <w:div w:id="914400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27863726">
          <w:marLeft w:val="0"/>
          <w:marRight w:val="0"/>
          <w:marTop w:val="0"/>
          <w:marBottom w:val="0"/>
          <w:divBdr>
            <w:top w:val="none" w:sz="0" w:space="0" w:color="auto"/>
            <w:left w:val="none" w:sz="0" w:space="0" w:color="auto"/>
            <w:bottom w:val="none" w:sz="0" w:space="0" w:color="auto"/>
            <w:right w:val="none" w:sz="0" w:space="0" w:color="auto"/>
          </w:divBdr>
          <w:divsChild>
            <w:div w:id="379012769">
              <w:marLeft w:val="0"/>
              <w:marRight w:val="0"/>
              <w:marTop w:val="0"/>
              <w:marBottom w:val="0"/>
              <w:divBdr>
                <w:top w:val="none" w:sz="0" w:space="0" w:color="auto"/>
                <w:left w:val="none" w:sz="0" w:space="0" w:color="auto"/>
                <w:bottom w:val="none" w:sz="0" w:space="0" w:color="auto"/>
                <w:right w:val="none" w:sz="0" w:space="0" w:color="auto"/>
              </w:divBdr>
              <w:divsChild>
                <w:div w:id="1457677540">
                  <w:marLeft w:val="0"/>
                  <w:marRight w:val="0"/>
                  <w:marTop w:val="0"/>
                  <w:marBottom w:val="0"/>
                  <w:divBdr>
                    <w:top w:val="none" w:sz="0" w:space="0" w:color="auto"/>
                    <w:left w:val="none" w:sz="0" w:space="0" w:color="auto"/>
                    <w:bottom w:val="none" w:sz="0" w:space="0" w:color="auto"/>
                    <w:right w:val="none" w:sz="0" w:space="0" w:color="auto"/>
                  </w:divBdr>
                  <w:divsChild>
                    <w:div w:id="1086345027">
                      <w:marLeft w:val="0"/>
                      <w:marRight w:val="0"/>
                      <w:marTop w:val="100"/>
                      <w:marBottom w:val="100"/>
                      <w:divBdr>
                        <w:top w:val="none" w:sz="0" w:space="0" w:color="auto"/>
                        <w:left w:val="none" w:sz="0" w:space="0" w:color="auto"/>
                        <w:bottom w:val="none" w:sz="0" w:space="0" w:color="auto"/>
                        <w:right w:val="none" w:sz="0" w:space="0" w:color="auto"/>
                      </w:divBdr>
                      <w:divsChild>
                        <w:div w:id="774519579">
                          <w:marLeft w:val="0"/>
                          <w:marRight w:val="0"/>
                          <w:marTop w:val="0"/>
                          <w:marBottom w:val="0"/>
                          <w:divBdr>
                            <w:top w:val="none" w:sz="0" w:space="0" w:color="auto"/>
                            <w:left w:val="none" w:sz="0" w:space="0" w:color="auto"/>
                            <w:bottom w:val="none" w:sz="0" w:space="0" w:color="auto"/>
                            <w:right w:val="none" w:sz="0" w:space="0" w:color="auto"/>
                          </w:divBdr>
                          <w:divsChild>
                            <w:div w:id="1134787362">
                              <w:marLeft w:val="0"/>
                              <w:marRight w:val="0"/>
                              <w:marTop w:val="0"/>
                              <w:marBottom w:val="0"/>
                              <w:divBdr>
                                <w:top w:val="none" w:sz="0" w:space="0" w:color="auto"/>
                                <w:left w:val="none" w:sz="0" w:space="0" w:color="auto"/>
                                <w:bottom w:val="none" w:sz="0" w:space="0" w:color="auto"/>
                                <w:right w:val="none" w:sz="0" w:space="0" w:color="auto"/>
                              </w:divBdr>
                              <w:divsChild>
                                <w:div w:id="1921792643">
                                  <w:marLeft w:val="0"/>
                                  <w:marRight w:val="0"/>
                                  <w:marTop w:val="100"/>
                                  <w:marBottom w:val="100"/>
                                  <w:divBdr>
                                    <w:top w:val="none" w:sz="0" w:space="0" w:color="auto"/>
                                    <w:left w:val="none" w:sz="0" w:space="0" w:color="auto"/>
                                    <w:bottom w:val="none" w:sz="0" w:space="0" w:color="auto"/>
                                    <w:right w:val="none" w:sz="0" w:space="0" w:color="auto"/>
                                  </w:divBdr>
                                  <w:divsChild>
                                    <w:div w:id="201460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64715">
                              <w:marLeft w:val="0"/>
                              <w:marRight w:val="0"/>
                              <w:marTop w:val="0"/>
                              <w:marBottom w:val="0"/>
                              <w:divBdr>
                                <w:top w:val="none" w:sz="0" w:space="0" w:color="auto"/>
                                <w:left w:val="none" w:sz="0" w:space="0" w:color="auto"/>
                                <w:bottom w:val="none" w:sz="0" w:space="0" w:color="auto"/>
                                <w:right w:val="none" w:sz="0" w:space="0" w:color="auto"/>
                              </w:divBdr>
                              <w:divsChild>
                                <w:div w:id="1233853074">
                                  <w:marLeft w:val="0"/>
                                  <w:marRight w:val="0"/>
                                  <w:marTop w:val="100"/>
                                  <w:marBottom w:val="100"/>
                                  <w:divBdr>
                                    <w:top w:val="none" w:sz="0" w:space="0" w:color="auto"/>
                                    <w:left w:val="none" w:sz="0" w:space="0" w:color="auto"/>
                                    <w:bottom w:val="none" w:sz="0" w:space="0" w:color="auto"/>
                                    <w:right w:val="none" w:sz="0" w:space="0" w:color="auto"/>
                                  </w:divBdr>
                                  <w:divsChild>
                                    <w:div w:id="16430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6489">
                          <w:marLeft w:val="0"/>
                          <w:marRight w:val="0"/>
                          <w:marTop w:val="0"/>
                          <w:marBottom w:val="0"/>
                          <w:divBdr>
                            <w:top w:val="none" w:sz="0" w:space="0" w:color="auto"/>
                            <w:left w:val="none" w:sz="0" w:space="0" w:color="auto"/>
                            <w:bottom w:val="none" w:sz="0" w:space="0" w:color="auto"/>
                            <w:right w:val="none" w:sz="0" w:space="0" w:color="auto"/>
                          </w:divBdr>
                          <w:divsChild>
                            <w:div w:id="2119983052">
                              <w:marLeft w:val="0"/>
                              <w:marRight w:val="0"/>
                              <w:marTop w:val="0"/>
                              <w:marBottom w:val="0"/>
                              <w:divBdr>
                                <w:top w:val="none" w:sz="0" w:space="0" w:color="auto"/>
                                <w:left w:val="none" w:sz="0" w:space="0" w:color="auto"/>
                                <w:bottom w:val="none" w:sz="0" w:space="0" w:color="auto"/>
                                <w:right w:val="none" w:sz="0" w:space="0" w:color="auto"/>
                              </w:divBdr>
                              <w:divsChild>
                                <w:div w:id="350036617">
                                  <w:marLeft w:val="0"/>
                                  <w:marRight w:val="0"/>
                                  <w:marTop w:val="100"/>
                                  <w:marBottom w:val="100"/>
                                  <w:divBdr>
                                    <w:top w:val="none" w:sz="0" w:space="0" w:color="auto"/>
                                    <w:left w:val="none" w:sz="0" w:space="0" w:color="auto"/>
                                    <w:bottom w:val="none" w:sz="0" w:space="0" w:color="auto"/>
                                    <w:right w:val="none" w:sz="0" w:space="0" w:color="auto"/>
                                  </w:divBdr>
                                  <w:divsChild>
                                    <w:div w:id="34363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784028">
                          <w:marLeft w:val="0"/>
                          <w:marRight w:val="0"/>
                          <w:marTop w:val="0"/>
                          <w:marBottom w:val="0"/>
                          <w:divBdr>
                            <w:top w:val="none" w:sz="0" w:space="0" w:color="auto"/>
                            <w:left w:val="none" w:sz="0" w:space="0" w:color="auto"/>
                            <w:bottom w:val="none" w:sz="0" w:space="0" w:color="auto"/>
                            <w:right w:val="none" w:sz="0" w:space="0" w:color="auto"/>
                          </w:divBdr>
                          <w:divsChild>
                            <w:div w:id="1488786830">
                              <w:marLeft w:val="0"/>
                              <w:marRight w:val="0"/>
                              <w:marTop w:val="0"/>
                              <w:marBottom w:val="0"/>
                              <w:divBdr>
                                <w:top w:val="none" w:sz="0" w:space="0" w:color="auto"/>
                                <w:left w:val="none" w:sz="0" w:space="0" w:color="auto"/>
                                <w:bottom w:val="none" w:sz="0" w:space="0" w:color="auto"/>
                                <w:right w:val="none" w:sz="0" w:space="0" w:color="auto"/>
                              </w:divBdr>
                              <w:divsChild>
                                <w:div w:id="1709451950">
                                  <w:marLeft w:val="0"/>
                                  <w:marRight w:val="0"/>
                                  <w:marTop w:val="100"/>
                                  <w:marBottom w:val="100"/>
                                  <w:divBdr>
                                    <w:top w:val="none" w:sz="0" w:space="0" w:color="auto"/>
                                    <w:left w:val="none" w:sz="0" w:space="0" w:color="auto"/>
                                    <w:bottom w:val="none" w:sz="0" w:space="0" w:color="auto"/>
                                    <w:right w:val="none" w:sz="0" w:space="0" w:color="auto"/>
                                  </w:divBdr>
                                  <w:divsChild>
                                    <w:div w:id="5466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1587">
                              <w:marLeft w:val="0"/>
                              <w:marRight w:val="0"/>
                              <w:marTop w:val="0"/>
                              <w:marBottom w:val="0"/>
                              <w:divBdr>
                                <w:top w:val="none" w:sz="0" w:space="0" w:color="auto"/>
                                <w:left w:val="none" w:sz="0" w:space="0" w:color="auto"/>
                                <w:bottom w:val="none" w:sz="0" w:space="0" w:color="auto"/>
                                <w:right w:val="none" w:sz="0" w:space="0" w:color="auto"/>
                              </w:divBdr>
                              <w:divsChild>
                                <w:div w:id="1715226633">
                                  <w:marLeft w:val="0"/>
                                  <w:marRight w:val="0"/>
                                  <w:marTop w:val="100"/>
                                  <w:marBottom w:val="100"/>
                                  <w:divBdr>
                                    <w:top w:val="none" w:sz="0" w:space="0" w:color="auto"/>
                                    <w:left w:val="none" w:sz="0" w:space="0" w:color="auto"/>
                                    <w:bottom w:val="none" w:sz="0" w:space="0" w:color="auto"/>
                                    <w:right w:val="none" w:sz="0" w:space="0" w:color="auto"/>
                                  </w:divBdr>
                                  <w:divsChild>
                                    <w:div w:id="797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654568">
          <w:marLeft w:val="0"/>
          <w:marRight w:val="0"/>
          <w:marTop w:val="0"/>
          <w:marBottom w:val="0"/>
          <w:divBdr>
            <w:top w:val="none" w:sz="0" w:space="0" w:color="auto"/>
            <w:left w:val="none" w:sz="0" w:space="0" w:color="auto"/>
            <w:bottom w:val="none" w:sz="0" w:space="0" w:color="auto"/>
            <w:right w:val="none" w:sz="0" w:space="0" w:color="auto"/>
          </w:divBdr>
          <w:divsChild>
            <w:div w:id="1950505522">
              <w:marLeft w:val="0"/>
              <w:marRight w:val="0"/>
              <w:marTop w:val="100"/>
              <w:marBottom w:val="100"/>
              <w:divBdr>
                <w:top w:val="none" w:sz="0" w:space="0" w:color="auto"/>
                <w:left w:val="none" w:sz="0" w:space="0" w:color="auto"/>
                <w:bottom w:val="none" w:sz="0" w:space="0" w:color="auto"/>
                <w:right w:val="none" w:sz="0" w:space="0" w:color="auto"/>
              </w:divBdr>
              <w:divsChild>
                <w:div w:id="997197500">
                  <w:marLeft w:val="0"/>
                  <w:marRight w:val="0"/>
                  <w:marTop w:val="0"/>
                  <w:marBottom w:val="0"/>
                  <w:divBdr>
                    <w:top w:val="none" w:sz="0" w:space="0" w:color="auto"/>
                    <w:left w:val="none" w:sz="0" w:space="0" w:color="auto"/>
                    <w:bottom w:val="none" w:sz="0" w:space="0" w:color="auto"/>
                    <w:right w:val="none" w:sz="0" w:space="0" w:color="auto"/>
                  </w:divBdr>
                  <w:divsChild>
                    <w:div w:id="1790079913">
                      <w:marLeft w:val="0"/>
                      <w:marRight w:val="0"/>
                      <w:marTop w:val="0"/>
                      <w:marBottom w:val="0"/>
                      <w:divBdr>
                        <w:top w:val="none" w:sz="0" w:space="0" w:color="auto"/>
                        <w:left w:val="none" w:sz="0" w:space="0" w:color="auto"/>
                        <w:bottom w:val="none" w:sz="0" w:space="0" w:color="auto"/>
                        <w:right w:val="none" w:sz="0" w:space="0" w:color="auto"/>
                      </w:divBdr>
                      <w:divsChild>
                        <w:div w:id="1138836234">
                          <w:marLeft w:val="0"/>
                          <w:marRight w:val="0"/>
                          <w:marTop w:val="0"/>
                          <w:marBottom w:val="0"/>
                          <w:divBdr>
                            <w:top w:val="none" w:sz="0" w:space="0" w:color="auto"/>
                            <w:left w:val="none" w:sz="0" w:space="0" w:color="auto"/>
                            <w:bottom w:val="none" w:sz="0" w:space="0" w:color="auto"/>
                            <w:right w:val="none" w:sz="0" w:space="0" w:color="auto"/>
                          </w:divBdr>
                          <w:divsChild>
                            <w:div w:id="92753624">
                              <w:marLeft w:val="0"/>
                              <w:marRight w:val="0"/>
                              <w:marTop w:val="0"/>
                              <w:marBottom w:val="0"/>
                              <w:divBdr>
                                <w:top w:val="none" w:sz="0" w:space="0" w:color="auto"/>
                                <w:left w:val="none" w:sz="0" w:space="0" w:color="auto"/>
                                <w:bottom w:val="none" w:sz="0" w:space="0" w:color="auto"/>
                                <w:right w:val="none" w:sz="0" w:space="0" w:color="auto"/>
                              </w:divBdr>
                              <w:divsChild>
                                <w:div w:id="11588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400731">
              <w:marLeft w:val="0"/>
              <w:marRight w:val="0"/>
              <w:marTop w:val="100"/>
              <w:marBottom w:val="100"/>
              <w:divBdr>
                <w:top w:val="none" w:sz="0" w:space="0" w:color="auto"/>
                <w:left w:val="none" w:sz="0" w:space="0" w:color="auto"/>
                <w:bottom w:val="none" w:sz="0" w:space="0" w:color="auto"/>
                <w:right w:val="none" w:sz="0" w:space="0" w:color="auto"/>
              </w:divBdr>
              <w:divsChild>
                <w:div w:id="529535654">
                  <w:marLeft w:val="0"/>
                  <w:marRight w:val="0"/>
                  <w:marTop w:val="0"/>
                  <w:marBottom w:val="0"/>
                  <w:divBdr>
                    <w:top w:val="none" w:sz="0" w:space="0" w:color="auto"/>
                    <w:left w:val="none" w:sz="0" w:space="0" w:color="auto"/>
                    <w:bottom w:val="none" w:sz="0" w:space="0" w:color="auto"/>
                    <w:right w:val="none" w:sz="0" w:space="0" w:color="auto"/>
                  </w:divBdr>
                  <w:divsChild>
                    <w:div w:id="818812110">
                      <w:marLeft w:val="0"/>
                      <w:marRight w:val="0"/>
                      <w:marTop w:val="0"/>
                      <w:marBottom w:val="0"/>
                      <w:divBdr>
                        <w:top w:val="none" w:sz="0" w:space="0" w:color="auto"/>
                        <w:left w:val="none" w:sz="0" w:space="0" w:color="auto"/>
                        <w:bottom w:val="none" w:sz="0" w:space="0" w:color="auto"/>
                        <w:right w:val="none" w:sz="0" w:space="0" w:color="auto"/>
                      </w:divBdr>
                      <w:divsChild>
                        <w:div w:id="607742157">
                          <w:marLeft w:val="0"/>
                          <w:marRight w:val="0"/>
                          <w:marTop w:val="0"/>
                          <w:marBottom w:val="0"/>
                          <w:divBdr>
                            <w:top w:val="none" w:sz="0" w:space="0" w:color="auto"/>
                            <w:left w:val="none" w:sz="0" w:space="0" w:color="auto"/>
                            <w:bottom w:val="none" w:sz="0" w:space="0" w:color="auto"/>
                            <w:right w:val="none" w:sz="0" w:space="0" w:color="auto"/>
                          </w:divBdr>
                          <w:divsChild>
                            <w:div w:id="2093428927">
                              <w:marLeft w:val="0"/>
                              <w:marRight w:val="0"/>
                              <w:marTop w:val="0"/>
                              <w:marBottom w:val="0"/>
                              <w:divBdr>
                                <w:top w:val="none" w:sz="0" w:space="0" w:color="auto"/>
                                <w:left w:val="none" w:sz="0" w:space="0" w:color="auto"/>
                                <w:bottom w:val="none" w:sz="0" w:space="0" w:color="auto"/>
                                <w:right w:val="none" w:sz="0" w:space="0" w:color="auto"/>
                              </w:divBdr>
                              <w:divsChild>
                                <w:div w:id="11386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130131">
              <w:marLeft w:val="0"/>
              <w:marRight w:val="0"/>
              <w:marTop w:val="100"/>
              <w:marBottom w:val="100"/>
              <w:divBdr>
                <w:top w:val="none" w:sz="0" w:space="0" w:color="auto"/>
                <w:left w:val="none" w:sz="0" w:space="0" w:color="auto"/>
                <w:bottom w:val="none" w:sz="0" w:space="0" w:color="auto"/>
                <w:right w:val="none" w:sz="0" w:space="0" w:color="auto"/>
              </w:divBdr>
              <w:divsChild>
                <w:div w:id="1231963742">
                  <w:marLeft w:val="0"/>
                  <w:marRight w:val="0"/>
                  <w:marTop w:val="0"/>
                  <w:marBottom w:val="0"/>
                  <w:divBdr>
                    <w:top w:val="none" w:sz="0" w:space="0" w:color="auto"/>
                    <w:left w:val="none" w:sz="0" w:space="0" w:color="auto"/>
                    <w:bottom w:val="none" w:sz="0" w:space="0" w:color="auto"/>
                    <w:right w:val="none" w:sz="0" w:space="0" w:color="auto"/>
                  </w:divBdr>
                  <w:divsChild>
                    <w:div w:id="1019157895">
                      <w:marLeft w:val="0"/>
                      <w:marRight w:val="0"/>
                      <w:marTop w:val="0"/>
                      <w:marBottom w:val="0"/>
                      <w:divBdr>
                        <w:top w:val="none" w:sz="0" w:space="0" w:color="auto"/>
                        <w:left w:val="none" w:sz="0" w:space="0" w:color="auto"/>
                        <w:bottom w:val="none" w:sz="0" w:space="0" w:color="auto"/>
                        <w:right w:val="none" w:sz="0" w:space="0" w:color="auto"/>
                      </w:divBdr>
                      <w:divsChild>
                        <w:div w:id="1496991777">
                          <w:marLeft w:val="0"/>
                          <w:marRight w:val="0"/>
                          <w:marTop w:val="0"/>
                          <w:marBottom w:val="0"/>
                          <w:divBdr>
                            <w:top w:val="none" w:sz="0" w:space="0" w:color="auto"/>
                            <w:left w:val="none" w:sz="0" w:space="0" w:color="auto"/>
                            <w:bottom w:val="none" w:sz="0" w:space="0" w:color="auto"/>
                            <w:right w:val="none" w:sz="0" w:space="0" w:color="auto"/>
                          </w:divBdr>
                          <w:divsChild>
                            <w:div w:id="897017542">
                              <w:marLeft w:val="0"/>
                              <w:marRight w:val="0"/>
                              <w:marTop w:val="0"/>
                              <w:marBottom w:val="0"/>
                              <w:divBdr>
                                <w:top w:val="none" w:sz="0" w:space="0" w:color="auto"/>
                                <w:left w:val="none" w:sz="0" w:space="0" w:color="auto"/>
                                <w:bottom w:val="none" w:sz="0" w:space="0" w:color="auto"/>
                                <w:right w:val="none" w:sz="0" w:space="0" w:color="auto"/>
                              </w:divBdr>
                              <w:divsChild>
                                <w:div w:id="16308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hyperlink" Target="https://orcid.org/0000-0001-8384-939X"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2141</Words>
  <Characters>12207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DeStefano, Anthony M. (MSFC-EV44)</dc:creator>
  <cp:keywords/>
  <dc:description/>
  <cp:lastModifiedBy>Chambers, Wesley A. (MSFC-EV44)</cp:lastModifiedBy>
  <cp:revision>2</cp:revision>
  <dcterms:created xsi:type="dcterms:W3CDTF">2021-03-05T19:27:00Z</dcterms:created>
  <dcterms:modified xsi:type="dcterms:W3CDTF">2021-03-05T19:27:00Z</dcterms:modified>
</cp:coreProperties>
</file>